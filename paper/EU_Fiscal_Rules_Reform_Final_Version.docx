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B24D" w14:textId="6C93A0C7" w:rsidR="004707E9" w:rsidRPr="000A144E" w:rsidRDefault="00992ACD" w:rsidP="00037375">
      <w:pPr>
        <w:pStyle w:val="Title"/>
      </w:pPr>
      <w:r w:rsidRPr="000A144E">
        <w:t>Making f</w:t>
      </w:r>
      <w:r w:rsidR="00AD72AC" w:rsidRPr="000A144E">
        <w:t xml:space="preserve">iscal </w:t>
      </w:r>
      <w:r w:rsidR="00F22071" w:rsidRPr="000A144E">
        <w:t>space policy-</w:t>
      </w:r>
      <w:r w:rsidR="001D26F4" w:rsidRPr="000A144E">
        <w:t>responsive</w:t>
      </w:r>
    </w:p>
    <w:p w14:paraId="0FE3DCF9" w14:textId="6A4CF51F" w:rsidR="0042520F" w:rsidRDefault="00992ACD" w:rsidP="0042520F">
      <w:pPr>
        <w:pStyle w:val="Subtitle"/>
      </w:pPr>
      <w:r w:rsidRPr="000A144E">
        <w:t>R</w:t>
      </w:r>
      <w:r w:rsidR="00FA3AA7" w:rsidRPr="000A144E">
        <w:t xml:space="preserve">eform proposal for </w:t>
      </w:r>
      <w:r w:rsidR="006C5994" w:rsidRPr="000A144E">
        <w:t xml:space="preserve">potential output estimation in </w:t>
      </w:r>
      <w:r w:rsidR="0032614B" w:rsidRPr="000A144E">
        <w:t>the</w:t>
      </w:r>
      <w:r w:rsidR="00FA3AA7" w:rsidRPr="000A144E">
        <w:t xml:space="preserve"> DSA</w:t>
      </w:r>
    </w:p>
    <w:p w14:paraId="6DA033DE" w14:textId="77777777" w:rsidR="0042520F" w:rsidRDefault="0042520F" w:rsidP="0042520F"/>
    <w:p w14:paraId="13D718F2" w14:textId="5FA924AB" w:rsidR="00C1387E" w:rsidRPr="00745BFF" w:rsidRDefault="00C1387E" w:rsidP="0042520F">
      <w:pPr>
        <w:rPr>
          <w:color w:val="0070C0"/>
          <w:lang w:val="de-DE"/>
        </w:rPr>
      </w:pPr>
      <w:r w:rsidRPr="00745BFF">
        <w:rPr>
          <w:color w:val="0070C0"/>
          <w:lang w:val="de-DE"/>
        </w:rPr>
        <w:t>p.2:</w:t>
      </w:r>
    </w:p>
    <w:p w14:paraId="53251DA6" w14:textId="235C48A2" w:rsidR="005D3350" w:rsidRDefault="00214924" w:rsidP="005D3350">
      <w:pPr>
        <w:rPr>
          <w:lang w:val="de-DE"/>
        </w:rPr>
      </w:pPr>
      <w:r w:rsidRPr="00143B91">
        <w:rPr>
          <w:b/>
          <w:bCs/>
          <w:lang w:val="de-DE"/>
        </w:rPr>
        <w:t>Authors:</w:t>
      </w:r>
      <w:r w:rsidRPr="00DA6DE1">
        <w:rPr>
          <w:lang w:val="de-DE"/>
        </w:rPr>
        <w:t xml:space="preserve"> Saskia Gottschalk, Sven von Wan</w:t>
      </w:r>
      <w:r w:rsidR="00DA6DE1" w:rsidRPr="00DA6DE1">
        <w:rPr>
          <w:lang w:val="de-DE"/>
        </w:rPr>
        <w:t xml:space="preserve">genheim </w:t>
      </w:r>
    </w:p>
    <w:p w14:paraId="563A18CC" w14:textId="24EC5CD4" w:rsidR="00175CB5" w:rsidRDefault="00EA73DC" w:rsidP="00175CB5">
      <w:pPr>
        <w:rPr>
          <w:lang w:val="de-DE"/>
        </w:rPr>
      </w:pPr>
      <w:r>
        <w:rPr>
          <w:lang w:val="de-DE"/>
        </w:rPr>
        <w:t>Cyprien</w:t>
      </w:r>
      <w:r w:rsidR="007945B9">
        <w:rPr>
          <w:lang w:val="de-DE"/>
        </w:rPr>
        <w:t xml:space="preserve"> </w:t>
      </w:r>
      <w:r>
        <w:rPr>
          <w:lang w:val="de-DE"/>
        </w:rPr>
        <w:t xml:space="preserve">Batut, </w:t>
      </w:r>
      <w:r w:rsidR="00175CB5" w:rsidRPr="00175CB5">
        <w:rPr>
          <w:lang w:val="de-DE"/>
        </w:rPr>
        <w:t xml:space="preserve">Cara Dabrowski, Meryem Gökten, Philipp Heimberger, </w:t>
      </w:r>
      <w:r w:rsidR="00086C1F">
        <w:rPr>
          <w:lang w:val="de-DE"/>
        </w:rPr>
        <w:t>Lauri Holappa,</w:t>
      </w:r>
      <w:r w:rsidR="004378BD">
        <w:rPr>
          <w:lang w:val="de-DE"/>
        </w:rPr>
        <w:t xml:space="preserve"> </w:t>
      </w:r>
      <w:r w:rsidR="004378BD" w:rsidRPr="004378BD">
        <w:rPr>
          <w:lang w:val="de-DE"/>
        </w:rPr>
        <w:t>Otto Kyyrönen</w:t>
      </w:r>
      <w:r w:rsidR="004378BD">
        <w:rPr>
          <w:lang w:val="de-DE"/>
        </w:rPr>
        <w:t>,</w:t>
      </w:r>
      <w:r w:rsidR="00086C1F">
        <w:rPr>
          <w:lang w:val="de-DE"/>
        </w:rPr>
        <w:t xml:space="preserve"> </w:t>
      </w:r>
      <w:r w:rsidR="00175CB5">
        <w:rPr>
          <w:lang w:val="de-DE"/>
        </w:rPr>
        <w:t>Florian</w:t>
      </w:r>
      <w:r w:rsidR="00392301">
        <w:rPr>
          <w:lang w:val="de-DE"/>
        </w:rPr>
        <w:t xml:space="preserve"> </w:t>
      </w:r>
      <w:r w:rsidR="00175CB5">
        <w:rPr>
          <w:lang w:val="de-DE"/>
        </w:rPr>
        <w:t xml:space="preserve">Schuster-Johnson, </w:t>
      </w:r>
      <w:r w:rsidR="00175CB5" w:rsidRPr="00175CB5">
        <w:rPr>
          <w:lang w:val="de-DE"/>
        </w:rPr>
        <w:t>Bernhard Schütz</w:t>
      </w:r>
      <w:commentRangeStart w:id="0"/>
      <w:r>
        <w:rPr>
          <w:lang w:val="de-DE"/>
        </w:rPr>
        <w:t>,</w:t>
      </w:r>
      <w:r w:rsidR="00C75713">
        <w:rPr>
          <w:lang w:val="de-DE"/>
        </w:rPr>
        <w:t xml:space="preserve"> </w:t>
      </w:r>
      <w:r w:rsidR="00C75713" w:rsidRPr="00C75713">
        <w:rPr>
          <w:lang w:val="de-DE"/>
        </w:rPr>
        <w:t xml:space="preserve">Ludovic </w:t>
      </w:r>
      <w:commentRangeEnd w:id="0"/>
      <w:r w:rsidR="00CA04F6" w:rsidRPr="00C75713">
        <w:rPr>
          <w:rStyle w:val="CommentReference"/>
          <w:sz w:val="20"/>
          <w:szCs w:val="22"/>
          <w:lang w:val="de-DE"/>
        </w:rPr>
        <w:commentReference w:id="0"/>
      </w:r>
      <w:r w:rsidR="00C75713" w:rsidRPr="00C75713">
        <w:rPr>
          <w:lang w:val="de-DE"/>
        </w:rPr>
        <w:t>Suttor-Sorel</w:t>
      </w:r>
      <w:r w:rsidR="00C75713">
        <w:rPr>
          <w:lang w:val="de-DE"/>
        </w:rPr>
        <w:t xml:space="preserve">, </w:t>
      </w:r>
      <w:r w:rsidR="00384B4E">
        <w:rPr>
          <w:lang w:val="de-DE"/>
        </w:rPr>
        <w:t xml:space="preserve">Lennard Welslau, </w:t>
      </w:r>
      <w:r w:rsidR="0096577B">
        <w:rPr>
          <w:lang w:val="de-DE"/>
        </w:rPr>
        <w:t xml:space="preserve">Francesco Zezza, </w:t>
      </w:r>
      <w:r>
        <w:rPr>
          <w:lang w:val="de-DE"/>
        </w:rPr>
        <w:t>Vinzenz Ziesemer</w:t>
      </w:r>
    </w:p>
    <w:p w14:paraId="243238B3" w14:textId="15FB5CB8" w:rsidR="00DA6DE1" w:rsidRDefault="00655E44" w:rsidP="005D3350">
      <w:pPr>
        <w:rPr>
          <w:lang w:val="en-US"/>
        </w:rPr>
      </w:pPr>
      <w:commentRangeStart w:id="1"/>
      <w:r w:rsidRPr="00143B91">
        <w:rPr>
          <w:b/>
          <w:bCs/>
          <w:lang w:val="en-US"/>
        </w:rPr>
        <w:t>Institut</w:t>
      </w:r>
      <w:r w:rsidR="00D0126F" w:rsidRPr="00143B91">
        <w:rPr>
          <w:b/>
          <w:bCs/>
          <w:lang w:val="en-US"/>
        </w:rPr>
        <w:t>ion Names</w:t>
      </w:r>
      <w:r w:rsidRPr="00143B91">
        <w:rPr>
          <w:b/>
          <w:bCs/>
          <w:lang w:val="en-US"/>
        </w:rPr>
        <w:t>:</w:t>
      </w:r>
      <w:r w:rsidRPr="00F3160C">
        <w:rPr>
          <w:lang w:val="en-US"/>
        </w:rPr>
        <w:t xml:space="preserve"> </w:t>
      </w:r>
      <w:commentRangeEnd w:id="1"/>
      <w:r w:rsidR="0024575A" w:rsidRPr="00F3160C">
        <w:rPr>
          <w:rStyle w:val="CommentReference"/>
          <w:sz w:val="20"/>
          <w:szCs w:val="22"/>
          <w:lang w:val="en-US"/>
        </w:rPr>
        <w:commentReference w:id="1"/>
      </w:r>
      <w:r w:rsidRPr="00F3160C">
        <w:rPr>
          <w:lang w:val="en-US"/>
        </w:rPr>
        <w:t>Dezernat Zukunft</w:t>
      </w:r>
      <w:r w:rsidR="00DA09A4" w:rsidRPr="00F3160C">
        <w:rPr>
          <w:lang w:val="en-US"/>
        </w:rPr>
        <w:t xml:space="preserve">, </w:t>
      </w:r>
      <w:r w:rsidR="00F3160C" w:rsidRPr="00F3160C">
        <w:rPr>
          <w:noProof/>
        </w:rPr>
        <w:t xml:space="preserve">Institut Avant-Garde (IA), </w:t>
      </w:r>
      <w:r w:rsidR="00DA09A4" w:rsidRPr="00F3160C">
        <w:rPr>
          <w:lang w:val="en-US"/>
        </w:rPr>
        <w:t xml:space="preserve">Instituut voor Publieke Economie (IPE), </w:t>
      </w:r>
      <w:r w:rsidR="00C83F04">
        <w:rPr>
          <w:lang w:val="en-US"/>
        </w:rPr>
        <w:t xml:space="preserve">Sapienza University of Rome, </w:t>
      </w:r>
      <w:r w:rsidR="00F3160C" w:rsidRPr="00F3160C">
        <w:rPr>
          <w:lang w:val="en-US"/>
        </w:rPr>
        <w:t xml:space="preserve">The Finnish Centre for New Economic Analysis (UTAK), </w:t>
      </w:r>
      <w:r w:rsidR="00127762" w:rsidRPr="00F3160C">
        <w:rPr>
          <w:lang w:val="en-US"/>
        </w:rPr>
        <w:t xml:space="preserve">The Vienna Institute for International </w:t>
      </w:r>
      <w:r w:rsidR="009705F8" w:rsidRPr="00F3160C">
        <w:rPr>
          <w:lang w:val="en-US"/>
        </w:rPr>
        <w:t>E</w:t>
      </w:r>
      <w:r w:rsidR="00127762" w:rsidRPr="00F3160C">
        <w:rPr>
          <w:lang w:val="en-US"/>
        </w:rPr>
        <w:t>conomic Studies (wiiw)</w:t>
      </w:r>
      <w:r w:rsidR="00D0126F">
        <w:rPr>
          <w:lang w:val="en-US"/>
        </w:rPr>
        <w:t xml:space="preserve"> </w:t>
      </w:r>
    </w:p>
    <w:p w14:paraId="3B018ADE" w14:textId="77777777" w:rsidR="008D3CBB" w:rsidRDefault="008D3CBB" w:rsidP="005D3350">
      <w:pPr>
        <w:rPr>
          <w:lang w:val="en-US"/>
        </w:rPr>
      </w:pPr>
    </w:p>
    <w:p w14:paraId="4082CC0C" w14:textId="6C80CF29" w:rsidR="008D3CBB" w:rsidRPr="00C1387E" w:rsidRDefault="008D3CBB" w:rsidP="005D3350">
      <w:pPr>
        <w:rPr>
          <w:color w:val="0070C0"/>
          <w:lang w:val="en-US"/>
        </w:rPr>
      </w:pPr>
      <w:r w:rsidRPr="00C1387E">
        <w:rPr>
          <w:color w:val="0070C0"/>
          <w:lang w:val="en-US"/>
        </w:rPr>
        <w:t>[</w:t>
      </w:r>
      <w:r w:rsidR="009B34E5">
        <w:rPr>
          <w:color w:val="0070C0"/>
          <w:lang w:val="en-US"/>
        </w:rPr>
        <w:t xml:space="preserve">+ </w:t>
      </w:r>
      <w:r w:rsidRPr="00C1387E">
        <w:rPr>
          <w:color w:val="0070C0"/>
          <w:lang w:val="en-US"/>
        </w:rPr>
        <w:t>LOGOS]</w:t>
      </w:r>
    </w:p>
    <w:p w14:paraId="1EA9B38E" w14:textId="77777777" w:rsidR="0042520F" w:rsidRPr="00C252C0" w:rsidRDefault="0042520F" w:rsidP="005D3350">
      <w:pPr>
        <w:rPr>
          <w:lang w:val="en-US"/>
        </w:rPr>
      </w:pPr>
    </w:p>
    <w:p w14:paraId="60D22C69" w14:textId="77777777" w:rsidR="008D3CBB" w:rsidRDefault="008D3CBB">
      <w:pPr>
        <w:spacing w:line="259" w:lineRule="auto"/>
        <w:jc w:val="left"/>
        <w:rPr>
          <w:b/>
          <w:bCs/>
          <w:sz w:val="24"/>
          <w:szCs w:val="28"/>
        </w:rPr>
      </w:pPr>
      <w:r>
        <w:rPr>
          <w:b/>
          <w:bCs/>
          <w:sz w:val="24"/>
          <w:szCs w:val="28"/>
        </w:rPr>
        <w:br w:type="page"/>
      </w:r>
    </w:p>
    <w:p w14:paraId="4A0CA98B" w14:textId="496C7505" w:rsidR="008D3CBB" w:rsidRPr="008D3CBB" w:rsidRDefault="008D3CBB" w:rsidP="008D3CBB">
      <w:pPr>
        <w:spacing w:line="259" w:lineRule="auto"/>
        <w:jc w:val="left"/>
        <w:rPr>
          <w:b/>
          <w:bCs/>
          <w:sz w:val="24"/>
          <w:szCs w:val="28"/>
        </w:rPr>
      </w:pPr>
      <w:r w:rsidRPr="008D3CBB">
        <w:rPr>
          <w:b/>
          <w:bCs/>
          <w:sz w:val="24"/>
          <w:szCs w:val="28"/>
        </w:rPr>
        <w:lastRenderedPageBreak/>
        <w:t>Executive Summary</w:t>
      </w:r>
    </w:p>
    <w:p w14:paraId="62D112E2" w14:textId="77777777" w:rsidR="008D3CBB" w:rsidRPr="008D3CBB" w:rsidRDefault="008D3CBB" w:rsidP="00C1387E">
      <w:pPr>
        <w:spacing w:line="259" w:lineRule="auto"/>
        <w:rPr>
          <w:b/>
          <w:bCs/>
        </w:rPr>
      </w:pPr>
      <w:r w:rsidRPr="008D3CBB">
        <w:rPr>
          <w:b/>
          <w:bCs/>
        </w:rPr>
        <w:t xml:space="preserve">Europe’s fiscal framework must evolve to support investment and growth. </w:t>
      </w:r>
      <w:r w:rsidRPr="008D3CBB">
        <w:t xml:space="preserve">Member States face overlapping pressures — ageing populations, the energy transition, and new security imperatives — that demand reforms and sustained public and private investment. Yet the EU’s current fiscal rules incentivise short-term fiscal consolidation over long term growth-enhancing policies. </w:t>
      </w:r>
    </w:p>
    <w:p w14:paraId="09CE5CB2" w14:textId="77777777" w:rsidR="008D3CBB" w:rsidRPr="008D3CBB" w:rsidRDefault="008D3CBB" w:rsidP="00C1387E">
      <w:pPr>
        <w:spacing w:line="259" w:lineRule="auto"/>
      </w:pPr>
      <w:r w:rsidRPr="008D3CBB">
        <w:rPr>
          <w:b/>
          <w:bCs/>
        </w:rPr>
        <w:t>The core issue is technical but consequential</w:t>
      </w:r>
      <w:r w:rsidRPr="008D3CBB">
        <w:t>: While the EU fiscal rules – primarily via the Debt Sustainability Analysis (DSA) and the EU Commonly Agreed Methodology (EUCAM) – acknowledge the impact of policies on short-term growth, they largely ignore the more structural, long-run effects of policies on potential output which is used to approximate long term growth and serves as key input for debt projections. The result is a systematic bias against long term growth-enhancing policies.</w:t>
      </w:r>
    </w:p>
    <w:p w14:paraId="4CC6BE0E" w14:textId="77777777" w:rsidR="008D3CBB" w:rsidRPr="008D3CBB" w:rsidRDefault="008D3CBB" w:rsidP="00C1387E">
      <w:pPr>
        <w:spacing w:line="259" w:lineRule="auto"/>
      </w:pPr>
      <w:r w:rsidRPr="008D3CBB">
        <w:rPr>
          <w:b/>
          <w:bCs/>
        </w:rPr>
        <w:t>A minimally invasive methodological adjustment could correct this technical flaw</w:t>
      </w:r>
      <w:r w:rsidRPr="008D3CBB">
        <w:t xml:space="preserve">. This paper proposes to make potential output estimates policy-responsive through a Policy-Responsive European Method (PREM) — a slightly modified version of the EUCAM. Policy-responsive potential output estimates should then be used to estimate fiscal space via debt sustainability analysis. This modification would allow structural policies — such as public investment, R&amp;D expenditure, and labour-supply reforms — to affect potential output and thus fiscal space. </w:t>
      </w:r>
    </w:p>
    <w:p w14:paraId="7F75EB0F" w14:textId="77777777" w:rsidR="008D3CBB" w:rsidRPr="008D3CBB" w:rsidRDefault="008D3CBB" w:rsidP="00C1387E">
      <w:pPr>
        <w:spacing w:line="259" w:lineRule="auto"/>
        <w:rPr>
          <w:b/>
          <w:bCs/>
        </w:rPr>
      </w:pPr>
      <w:r w:rsidRPr="008D3CBB">
        <w:rPr>
          <w:b/>
          <w:bCs/>
        </w:rPr>
        <w:t>Simulations demonstrate its fiscal and analytical relevance</w:t>
      </w:r>
      <w:r w:rsidRPr="008D3CBB">
        <w:t xml:space="preserve">. Applying this method using measures from five national medium-term fiscal-structural plans (Austria, Finland, France, Germany and Italy) shows that growth-enhancing measures increase potential output and thus expand fiscal space, while growth-reducing measures do the opposite. The approach also proposes a </w:t>
      </w:r>
      <w:r w:rsidRPr="008D3CBB">
        <w:rPr>
          <w:i/>
          <w:iCs/>
        </w:rPr>
        <w:t>climate extension</w:t>
      </w:r>
      <w:r w:rsidRPr="008D3CBB">
        <w:t xml:space="preserve"> to integrate transition policies and physical risks into debt-sustainability assessments.</w:t>
      </w:r>
    </w:p>
    <w:p w14:paraId="69C7A5B1" w14:textId="77777777" w:rsidR="008D3CBB" w:rsidRPr="008D3CBB" w:rsidRDefault="008D3CBB" w:rsidP="00C1387E">
      <w:pPr>
        <w:spacing w:line="259" w:lineRule="auto"/>
        <w:rPr>
          <w:b/>
          <w:bCs/>
        </w:rPr>
      </w:pPr>
      <w:r w:rsidRPr="008D3CBB">
        <w:rPr>
          <w:b/>
          <w:bCs/>
        </w:rPr>
        <w:t>The aim are smart fiscal rules that make fiscal space policy-responsive and ensure more sustainable public finances</w:t>
      </w:r>
      <w:r w:rsidRPr="008D3CBB">
        <w:t>. Making potential output responsive to policy would ensure that fiscal sustainability assessments account for the quality of fiscal measures, not only their short-term costs. It would also align incentives with the EU’s investment, competitiveness, and climate objectives — while maintaining the DSA’s rigour and comparability across Member States.</w:t>
      </w:r>
    </w:p>
    <w:p w14:paraId="2B2C7242" w14:textId="77777777" w:rsidR="008D3CBB" w:rsidRPr="008D3CBB" w:rsidRDefault="008D3CBB" w:rsidP="00C1387E">
      <w:pPr>
        <w:spacing w:line="259" w:lineRule="auto"/>
        <w:rPr>
          <w:b/>
          <w:bCs/>
          <w:sz w:val="24"/>
          <w:szCs w:val="28"/>
        </w:rPr>
      </w:pPr>
      <w:r w:rsidRPr="008D3CBB">
        <w:rPr>
          <w:b/>
          <w:bCs/>
          <w:sz w:val="24"/>
          <w:szCs w:val="28"/>
        </w:rPr>
        <w:t>Policy recommendations</w:t>
      </w:r>
    </w:p>
    <w:p w14:paraId="63282A96" w14:textId="77777777" w:rsidR="008D3CBB" w:rsidRPr="008D3CBB" w:rsidRDefault="008D3CBB" w:rsidP="00C1387E">
      <w:pPr>
        <w:numPr>
          <w:ilvl w:val="0"/>
          <w:numId w:val="36"/>
        </w:numPr>
        <w:spacing w:line="259" w:lineRule="auto"/>
      </w:pPr>
      <w:r w:rsidRPr="008D3CBB">
        <w:rPr>
          <w:b/>
          <w:bCs/>
        </w:rPr>
        <w:t>Estimate policy-responsive potential output</w:t>
      </w:r>
      <w:r w:rsidRPr="008D3CBB">
        <w:t xml:space="preserve"> with the PREM and use these estimates to estimate fiscal space in the DSA. </w:t>
      </w:r>
    </w:p>
    <w:p w14:paraId="3E93DC05" w14:textId="77777777" w:rsidR="008D3CBB" w:rsidRDefault="008D3CBB" w:rsidP="00C1387E">
      <w:pPr>
        <w:numPr>
          <w:ilvl w:val="0"/>
          <w:numId w:val="36"/>
        </w:numPr>
        <w:spacing w:line="259" w:lineRule="auto"/>
      </w:pPr>
      <w:r w:rsidRPr="008D3CBB">
        <w:rPr>
          <w:b/>
          <w:bCs/>
        </w:rPr>
        <w:t>Integrate a climate module</w:t>
      </w:r>
      <w:r w:rsidRPr="008D3CBB">
        <w:t xml:space="preserve"> and climate stress tests into the DSA to capture transition policies and physical-damage risks in potential-growth projections.</w:t>
      </w:r>
    </w:p>
    <w:p w14:paraId="33A4B987" w14:textId="5C017289" w:rsidR="001218C1" w:rsidRPr="008D3CBB" w:rsidRDefault="008D3CBB" w:rsidP="00C1387E">
      <w:pPr>
        <w:numPr>
          <w:ilvl w:val="0"/>
          <w:numId w:val="36"/>
        </w:numPr>
        <w:spacing w:line="259" w:lineRule="auto"/>
      </w:pPr>
      <w:r w:rsidRPr="008D3CBB">
        <w:rPr>
          <w:b/>
          <w:bCs/>
        </w:rPr>
        <w:t xml:space="preserve">Ensure transparency and replicability </w:t>
      </w:r>
      <w:r w:rsidRPr="008D3CBB">
        <w:t>by publishing assumptions, elasticities, and model updates on a regular and auditable basis.</w:t>
      </w:r>
      <w:r w:rsidR="001218C1">
        <w:br w:type="page"/>
      </w:r>
    </w:p>
    <w:p w14:paraId="1F10A2A8" w14:textId="2FE17476" w:rsidR="00C15112" w:rsidRPr="000A144E" w:rsidRDefault="009B34E5" w:rsidP="00633011">
      <w:pPr>
        <w:pStyle w:val="Heading1"/>
        <w:rPr>
          <w:lang w:val="en-GB"/>
        </w:rPr>
      </w:pPr>
      <w:ins w:id="2" w:author="Ludovic Suttor-Sorel" w:date="2025-10-24T14:35:00Z" w16du:dateUtc="2025-10-24T12:35:00Z">
        <w:r>
          <w:rPr>
            <w:lang w:val="en-GB"/>
          </w:rPr>
          <w:lastRenderedPageBreak/>
          <w:t xml:space="preserve">1. </w:t>
        </w:r>
      </w:ins>
      <w:r w:rsidR="00FA3AA7" w:rsidRPr="000A144E">
        <w:rPr>
          <w:lang w:val="en-GB"/>
        </w:rPr>
        <w:t>Introduction</w:t>
      </w:r>
    </w:p>
    <w:p w14:paraId="09CFD4C6" w14:textId="030833BE" w:rsidR="0059770F" w:rsidRDefault="004B7579" w:rsidP="004B7579">
      <w:pPr>
        <w:spacing w:line="278" w:lineRule="auto"/>
      </w:pPr>
      <w:r w:rsidRPr="000A144E">
        <w:t>Europe urgently needs higher growth.</w:t>
      </w:r>
      <w:r w:rsidR="006346AA">
        <w:t xml:space="preserve"> </w:t>
      </w:r>
      <w:r w:rsidR="00E742DC">
        <w:t>Although b</w:t>
      </w:r>
      <w:r w:rsidR="00F61EBE">
        <w:t>eing one</w:t>
      </w:r>
      <w:r w:rsidR="00F70C7C">
        <w:t xml:space="preserve"> of</w:t>
      </w:r>
      <w:r w:rsidR="00F61EBE">
        <w:t xml:space="preserve"> the EU’s central promises alongside peace</w:t>
      </w:r>
      <w:r w:rsidR="00E742DC">
        <w:t xml:space="preserve">, </w:t>
      </w:r>
      <w:r w:rsidR="005F6943">
        <w:t xml:space="preserve">economic growth has been </w:t>
      </w:r>
      <w:r w:rsidR="00951BFA">
        <w:t>strikingly</w:t>
      </w:r>
      <w:r w:rsidR="005F6943">
        <w:t xml:space="preserve"> weak</w:t>
      </w:r>
      <w:r w:rsidR="00AC4702">
        <w:t xml:space="preserve"> in the past decades</w:t>
      </w:r>
      <w:r w:rsidR="005F6943">
        <w:t xml:space="preserve"> compare</w:t>
      </w:r>
      <w:r w:rsidR="00951BFA">
        <w:t>d to other regions of the world</w:t>
      </w:r>
      <w:r w:rsidR="00C35B12">
        <w:t>.</w:t>
      </w:r>
      <w:r w:rsidRPr="000A144E">
        <w:t xml:space="preserve"> </w:t>
      </w:r>
      <w:r w:rsidR="00B8394B">
        <w:t xml:space="preserve">Europe may still be prosperous, but </w:t>
      </w:r>
      <w:r w:rsidR="00424D82">
        <w:t xml:space="preserve">it also risks falling behind; </w:t>
      </w:r>
      <w:r w:rsidR="00B8394B">
        <w:t>thus far</w:t>
      </w:r>
      <w:r w:rsidR="00424D82">
        <w:t>,</w:t>
      </w:r>
      <w:r w:rsidR="00B8394B">
        <w:t xml:space="preserve"> </w:t>
      </w:r>
      <w:r w:rsidR="00424D82">
        <w:t>European integration has failed to deliver on that very promise.</w:t>
      </w:r>
      <w:r w:rsidR="0099772C">
        <w:t xml:space="preserve"> </w:t>
      </w:r>
      <w:r w:rsidR="00FC5B6E">
        <w:t>Today, a</w:t>
      </w:r>
      <w:r w:rsidRPr="000A144E">
        <w:t xml:space="preserve">geing societies, </w:t>
      </w:r>
      <w:r w:rsidR="00FC5B6E">
        <w:t xml:space="preserve">the </w:t>
      </w:r>
      <w:r w:rsidR="00093F9A">
        <w:t>decarbonization</w:t>
      </w:r>
      <w:r w:rsidR="00B26970">
        <w:t xml:space="preserve"> of the economy</w:t>
      </w:r>
      <w:r w:rsidR="005218E3">
        <w:t>, technological backlog,</w:t>
      </w:r>
      <w:r w:rsidR="00B26970">
        <w:t xml:space="preserve"> </w:t>
      </w:r>
      <w:r w:rsidRPr="000A144E">
        <w:t xml:space="preserve">and heightened defence </w:t>
      </w:r>
      <w:r w:rsidR="00FC5B6E">
        <w:t xml:space="preserve">and geopolitical </w:t>
      </w:r>
      <w:r w:rsidRPr="000A144E">
        <w:t xml:space="preserve">risks </w:t>
      </w:r>
      <w:r w:rsidR="00B836CF">
        <w:t>are</w:t>
      </w:r>
      <w:r w:rsidR="0059770F">
        <w:t xml:space="preserve"> an additional drag on growth.</w:t>
      </w:r>
    </w:p>
    <w:p w14:paraId="7D858C71" w14:textId="125EBA7D" w:rsidR="00B14888" w:rsidRPr="00407608" w:rsidRDefault="0059770F" w:rsidP="4CD9DEF4">
      <w:pPr>
        <w:rPr>
          <w:bCs/>
        </w:rPr>
      </w:pPr>
      <w:r>
        <w:t>To address these challenges</w:t>
      </w:r>
      <w:r w:rsidR="00B836CF">
        <w:t xml:space="preserve"> and </w:t>
      </w:r>
      <w:r w:rsidR="00156A63">
        <w:t>fulfil</w:t>
      </w:r>
      <w:r w:rsidR="00AE5F37">
        <w:t xml:space="preserve"> the European growth promise</w:t>
      </w:r>
      <w:r>
        <w:t xml:space="preserve">, </w:t>
      </w:r>
      <w:r w:rsidR="004B7579" w:rsidRPr="000A144E">
        <w:t>large-scale and long-lived investments</w:t>
      </w:r>
      <w:r w:rsidR="005218E3">
        <w:t xml:space="preserve"> are required</w:t>
      </w:r>
      <w:r w:rsidR="004B7579" w:rsidRPr="000A144E">
        <w:t xml:space="preserve">, spanning both </w:t>
      </w:r>
      <w:r w:rsidR="009C7962">
        <w:t xml:space="preserve">the </w:t>
      </w:r>
      <w:r w:rsidR="004B7579" w:rsidRPr="000A144E">
        <w:t xml:space="preserve">public and private sector </w:t>
      </w:r>
      <w:r w:rsidR="004B7579" w:rsidRPr="003F6662">
        <w:t>(</w:t>
      </w:r>
      <w:r w:rsidR="00526482" w:rsidRPr="003F6662">
        <w:fldChar w:fldCharType="begin"/>
      </w:r>
      <w:r w:rsidR="008C7004">
        <w:instrText xml:space="preserve"> ADDIN ZOTERO_ITEM CSL_CITATION {"citationID":"3MCYmbtn","properties":{"formattedCitation":"(Draghi 2024)","plainCitation":"(Draghi 2024)","dontUpdate":true,"noteIndex":0},"citationItems":[{"id":19312,"uris":["http://zotero.org/groups/4867909/items/HD7G48BR"],"itemData":{"id":19312,"type":"webpage","abstract":"Read Mario Draghi's report on the future of European competitiveness, which lays out clear recommendations on how Europe can boost its economic growth.","language":"en","title":"The Draghi report on EU competitiveness","URL":"https://commission.europa.eu/topics/eu-competitiveness/draghi-report_en","author":[{"family":"Draghi","given":"Mario"}],"accessed":{"date-parts":[["2025",9,29]]},"issued":{"date-parts":[["2024"]]}}}],"schema":"https://github.com/citation-style-language/schema/raw/master/csl-citation.json"} </w:instrText>
      </w:r>
      <w:r w:rsidR="00526482" w:rsidRPr="003F6662">
        <w:fldChar w:fldCharType="separate"/>
      </w:r>
      <w:r w:rsidR="00526482" w:rsidRPr="003F6662">
        <w:rPr>
          <w:rFonts w:cs="Open Sans"/>
        </w:rPr>
        <w:t>Draghi 2024)</w:t>
      </w:r>
      <w:r w:rsidR="00526482" w:rsidRPr="003F6662">
        <w:fldChar w:fldCharType="end"/>
      </w:r>
      <w:r w:rsidR="004B7579" w:rsidRPr="003F6662">
        <w:t>.</w:t>
      </w:r>
      <w:r w:rsidR="004B7579" w:rsidRPr="000A144E">
        <w:t xml:space="preserve"> </w:t>
      </w:r>
      <w:r w:rsidR="00212296" w:rsidRPr="000A144E">
        <w:t>However,</w:t>
      </w:r>
      <w:r w:rsidR="004B7579" w:rsidRPr="000A144E">
        <w:t xml:space="preserve"> fiscal space is critically constrained in many member states: Germany’s</w:t>
      </w:r>
      <w:r w:rsidR="0037473B">
        <w:t xml:space="preserve"> </w:t>
      </w:r>
      <w:r w:rsidR="00212296" w:rsidRPr="000A144E">
        <w:t xml:space="preserve">budgetary </w:t>
      </w:r>
      <w:r w:rsidR="004B7579" w:rsidRPr="000A144E">
        <w:t>debate centre</w:t>
      </w:r>
      <w:r w:rsidR="00212296" w:rsidRPr="000A144E">
        <w:t>s</w:t>
      </w:r>
      <w:r w:rsidR="004B7579" w:rsidRPr="000A144E">
        <w:t xml:space="preserve"> on a sizeable gap </w:t>
      </w:r>
      <w:r w:rsidR="00E554A9">
        <w:t xml:space="preserve">in </w:t>
      </w:r>
      <w:r w:rsidR="00EB1130" w:rsidRPr="000A144E">
        <w:t>future budgets</w:t>
      </w:r>
      <w:r w:rsidR="004B7579" w:rsidRPr="000A144E">
        <w:t xml:space="preserve">, </w:t>
      </w:r>
      <w:r w:rsidR="004D0E7B">
        <w:t xml:space="preserve">amounting to </w:t>
      </w:r>
      <w:r w:rsidR="00783F8F" w:rsidRPr="000A144E">
        <w:t>€17</w:t>
      </w:r>
      <w:r w:rsidR="00337B66" w:rsidRPr="000A144E">
        <w:t>2</w:t>
      </w:r>
      <w:r w:rsidR="00783F8F" w:rsidRPr="000A144E">
        <w:t xml:space="preserve"> billion </w:t>
      </w:r>
      <w:r w:rsidR="00291CE5" w:rsidRPr="000A144E">
        <w:t>until 2029</w:t>
      </w:r>
      <w:r w:rsidR="009D3848">
        <w:t xml:space="preserve"> </w:t>
      </w:r>
      <w:r w:rsidR="00897311">
        <w:t xml:space="preserve">with fiscal space dwindling even further </w:t>
      </w:r>
      <w:r w:rsidR="00051A4A">
        <w:t>after</w:t>
      </w:r>
      <w:r w:rsidR="007A63CA">
        <w:t xml:space="preserve"> </w:t>
      </w:r>
      <w:r w:rsidR="007A63CA">
        <w:fldChar w:fldCharType="begin"/>
      </w:r>
      <w:r w:rsidR="007A63CA">
        <w:instrText xml:space="preserve"> ADDIN ZOTERO_ITEM CSL_CITATION {"citationID":"pkI3HikU","properties":{"formattedCitation":"(Schuster-Johnson &amp; Sigl-Gl\\uc0\\u246{}ckner 2025a)","plainCitation":"(Schuster-Johnson &amp; Sigl-Glöckner 2025a)","noteIndex":0},"citationItems":[{"id":19279,"uris":["http://zotero.org/groups/4867909/items/UF24CYVG"],"itemData":{"id":19279,"type":"article-journal","language":"en","source":"Zotero","title":"Zero fiscal space","author":[{"family":"Schuster-Johnson","given":"Dr Florian"},{"family":"Sigl-Glöckner","given":"Philippa"}],"issued":{"date-parts":[["2025"]]}}}],"schema":"https://github.com/citation-style-language/schema/raw/master/csl-citation.json"} </w:instrText>
      </w:r>
      <w:r w:rsidR="007A63CA">
        <w:fldChar w:fldCharType="separate"/>
      </w:r>
      <w:r w:rsidR="007A63CA" w:rsidRPr="00F117D6">
        <w:rPr>
          <w:rFonts w:cs="Open Sans"/>
        </w:rPr>
        <w:t>(Schuster-Johnson &amp; Sigl-Glöckner 2025a)</w:t>
      </w:r>
      <w:r w:rsidR="007A63CA">
        <w:fldChar w:fldCharType="end"/>
      </w:r>
      <w:r w:rsidR="009D3848">
        <w:t>.</w:t>
      </w:r>
      <w:r w:rsidR="00291CE5" w:rsidRPr="000A144E">
        <w:t xml:space="preserve"> </w:t>
      </w:r>
      <w:r w:rsidR="4CD9DEF4" w:rsidRPr="4CD9DEF4">
        <w:rPr>
          <w:rFonts w:eastAsia="Open Sans" w:cs="Open Sans"/>
          <w:szCs w:val="20"/>
        </w:rPr>
        <w:t>Similarly, in France, recent budget tensions underscore how dire the current investment outlook has become. Financing the required level of investment and reform</w:t>
      </w:r>
      <w:r w:rsidR="00407608" w:rsidRPr="4CD9DEF4">
        <w:rPr>
          <w:rFonts w:eastAsia="Open Sans" w:cs="Open Sans"/>
          <w:szCs w:val="20"/>
        </w:rPr>
        <w:t xml:space="preserve"> </w:t>
      </w:r>
      <w:r w:rsidR="00BA0F47" w:rsidRPr="4CD9DEF4">
        <w:rPr>
          <w:rFonts w:eastAsia="Open Sans" w:cs="Open Sans"/>
          <w:szCs w:val="20"/>
        </w:rPr>
        <w:t xml:space="preserve">needs </w:t>
      </w:r>
      <w:r w:rsidR="00F14F9B" w:rsidRPr="4CD9DEF4">
        <w:rPr>
          <w:rFonts w:eastAsia="Open Sans" w:cs="Open Sans"/>
          <w:szCs w:val="20"/>
        </w:rPr>
        <w:t xml:space="preserve">through </w:t>
      </w:r>
      <w:r w:rsidR="008A12A6" w:rsidRPr="4CD9DEF4">
        <w:rPr>
          <w:rFonts w:eastAsia="Open Sans" w:cs="Open Sans"/>
          <w:szCs w:val="20"/>
        </w:rPr>
        <w:t xml:space="preserve">budget cuts alone is not only </w:t>
      </w:r>
      <w:r w:rsidR="00BA0F47" w:rsidRPr="4CD9DEF4">
        <w:rPr>
          <w:rFonts w:eastAsia="Open Sans" w:cs="Open Sans"/>
          <w:szCs w:val="20"/>
        </w:rPr>
        <w:t>implausible</w:t>
      </w:r>
      <w:r w:rsidR="009A7358" w:rsidRPr="4CD9DEF4">
        <w:rPr>
          <w:rFonts w:eastAsia="Open Sans" w:cs="Open Sans"/>
          <w:szCs w:val="20"/>
        </w:rPr>
        <w:t>; i</w:t>
      </w:r>
      <w:r w:rsidR="00790731" w:rsidRPr="4CD9DEF4">
        <w:rPr>
          <w:rFonts w:eastAsia="Open Sans" w:cs="Open Sans"/>
          <w:szCs w:val="20"/>
        </w:rPr>
        <w:t xml:space="preserve">n light of rising political tensions and </w:t>
      </w:r>
      <w:r w:rsidR="003137C7" w:rsidRPr="4CD9DEF4">
        <w:rPr>
          <w:rFonts w:eastAsia="Open Sans" w:cs="Open Sans"/>
          <w:szCs w:val="20"/>
        </w:rPr>
        <w:t xml:space="preserve">weak </w:t>
      </w:r>
      <w:r w:rsidR="00935004" w:rsidRPr="4CD9DEF4">
        <w:rPr>
          <w:rFonts w:eastAsia="Open Sans" w:cs="Open Sans"/>
          <w:szCs w:val="20"/>
        </w:rPr>
        <w:t xml:space="preserve">economic </w:t>
      </w:r>
      <w:r w:rsidR="003137C7" w:rsidRPr="4CD9DEF4">
        <w:rPr>
          <w:rFonts w:eastAsia="Open Sans" w:cs="Open Sans"/>
          <w:szCs w:val="20"/>
        </w:rPr>
        <w:t>activity</w:t>
      </w:r>
      <w:r w:rsidR="00BA0F47" w:rsidRPr="4CD9DEF4">
        <w:rPr>
          <w:rFonts w:eastAsia="Open Sans" w:cs="Open Sans"/>
          <w:szCs w:val="20"/>
        </w:rPr>
        <w:t xml:space="preserve"> </w:t>
      </w:r>
      <w:r w:rsidR="00E371F3" w:rsidRPr="4CD9DEF4">
        <w:rPr>
          <w:rFonts w:eastAsia="Open Sans" w:cs="Open Sans"/>
          <w:szCs w:val="20"/>
        </w:rPr>
        <w:t xml:space="preserve">it </w:t>
      </w:r>
      <w:r w:rsidR="00935004" w:rsidRPr="4CD9DEF4">
        <w:rPr>
          <w:rFonts w:eastAsia="Open Sans" w:cs="Open Sans"/>
          <w:szCs w:val="20"/>
        </w:rPr>
        <w:t xml:space="preserve">is also likely to lack political support </w:t>
      </w:r>
      <w:r w:rsidR="003137C7" w:rsidRPr="4CD9DEF4">
        <w:rPr>
          <w:rFonts w:eastAsia="Open Sans" w:cs="Open Sans"/>
          <w:szCs w:val="20"/>
        </w:rPr>
        <w:t xml:space="preserve">and </w:t>
      </w:r>
      <w:r w:rsidR="00CD689B" w:rsidRPr="4CD9DEF4">
        <w:rPr>
          <w:rFonts w:eastAsia="Open Sans" w:cs="Open Sans"/>
          <w:szCs w:val="20"/>
        </w:rPr>
        <w:t xml:space="preserve">to </w:t>
      </w:r>
      <w:r w:rsidR="003137C7" w:rsidRPr="4CD9DEF4">
        <w:rPr>
          <w:rFonts w:eastAsia="Open Sans" w:cs="Open Sans"/>
          <w:szCs w:val="20"/>
        </w:rPr>
        <w:t xml:space="preserve">further </w:t>
      </w:r>
      <w:r w:rsidR="00BC6DFB" w:rsidRPr="4CD9DEF4">
        <w:rPr>
          <w:rFonts w:eastAsia="Open Sans" w:cs="Open Sans"/>
          <w:szCs w:val="20"/>
        </w:rPr>
        <w:t>slow</w:t>
      </w:r>
      <w:r w:rsidR="00BC6DFB">
        <w:rPr>
          <w:rFonts w:eastAsia="Open Sans" w:cs="Open Sans"/>
          <w:szCs w:val="20"/>
        </w:rPr>
        <w:t xml:space="preserve"> </w:t>
      </w:r>
      <w:r w:rsidR="00BC6DFB" w:rsidRPr="4CD9DEF4">
        <w:rPr>
          <w:rFonts w:eastAsia="Open Sans" w:cs="Open Sans"/>
          <w:szCs w:val="20"/>
        </w:rPr>
        <w:t>down</w:t>
      </w:r>
      <w:r w:rsidR="003137C7" w:rsidRPr="4CD9DEF4">
        <w:rPr>
          <w:rFonts w:eastAsia="Open Sans" w:cs="Open Sans"/>
          <w:szCs w:val="20"/>
        </w:rPr>
        <w:t xml:space="preserve"> growth.</w:t>
      </w:r>
      <w:r w:rsidR="4CD9DEF4" w:rsidRPr="4CD9DEF4">
        <w:rPr>
          <w:rFonts w:eastAsia="Open Sans" w:cs="Open Sans"/>
          <w:szCs w:val="20"/>
        </w:rPr>
        <w:t xml:space="preserve"> </w:t>
      </w:r>
    </w:p>
    <w:p w14:paraId="56C5CC23" w14:textId="7FC34B3C" w:rsidR="4CD9DEF4" w:rsidRDefault="4CD9DEF4" w:rsidP="4CD9DEF4">
      <w:pPr>
        <w:spacing w:line="278" w:lineRule="auto"/>
      </w:pPr>
      <w:r>
        <w:t>That is why fiscal rules deserve closer attention once again. Even after the 2024 reform, the EU fiscal framework is not designed to accommodate the public investments and reforms Europe so desperately needs – and policymakers across the political landscape demand. Thus, fiscal rules and political objectives are barely compatible. This is in part because the Stability and Growth Pact (SGP) simply fails to provide sufficient fiscal space. Its main flaw is, however, that it weakens incentives to adopt growth-enhancing policies. As a result, the rules miss their own objective – ensuring debt sustainability – which ultimately depends on stronger long-term growth.</w:t>
      </w:r>
    </w:p>
    <w:p w14:paraId="2384AE09" w14:textId="77777777" w:rsidR="00B605EF" w:rsidRDefault="00B605EF" w:rsidP="00B605EF">
      <w:pPr>
        <w:spacing w:line="278" w:lineRule="auto"/>
      </w:pPr>
      <w:r>
        <w:t>The reason for these shortcomings is</w:t>
      </w:r>
      <w:r w:rsidRPr="007B1706">
        <w:t xml:space="preserve"> an inherent technical flaw of the framework: </w:t>
      </w:r>
      <w:r>
        <w:t>during</w:t>
      </w:r>
      <w:r w:rsidRPr="007B1706">
        <w:t xml:space="preserve"> debt sustainability analyses, potential output</w:t>
      </w:r>
      <w:r>
        <w:t xml:space="preserve"> – </w:t>
      </w:r>
      <w:r w:rsidRPr="007B1706">
        <w:t xml:space="preserve">the level of GDP achievable </w:t>
      </w:r>
      <w:r>
        <w:t>when</w:t>
      </w:r>
      <w:r w:rsidRPr="007B1706">
        <w:t xml:space="preserve"> all productive capacities of the economy </w:t>
      </w:r>
      <w:r>
        <w:t xml:space="preserve">are utilised </w:t>
      </w:r>
      <w:r w:rsidRPr="007B1706">
        <w:t>sustainably, i.e., without accelerating inflation</w:t>
      </w:r>
      <w:r w:rsidRPr="00DF2D91">
        <w:rPr>
          <w:rStyle w:val="FootnoteReference"/>
        </w:rPr>
        <w:footnoteReference w:id="2"/>
      </w:r>
      <w:r>
        <w:t xml:space="preserve"> – is treated as exogenous and therefore policy-independent. Since long-term growth is approximated by potential output, </w:t>
      </w:r>
      <w:r w:rsidRPr="002932AD">
        <w:t>this assumption implies that the long-run level of GDP is independent of po</w:t>
      </w:r>
      <w:r>
        <w:t>licy as well. In simpler terms:</w:t>
      </w:r>
      <w:r w:rsidRPr="00B16993">
        <w:t xml:space="preserve"> regardless of the policy mix assumed in the EU’s debt sustainability analyses, the economy is projected to converge to the same long-term level</w:t>
      </w:r>
      <w:r>
        <w:t xml:space="preserve"> of GDP.</w:t>
      </w:r>
    </w:p>
    <w:p w14:paraId="0C832F33" w14:textId="77777777" w:rsidR="00750C49" w:rsidRPr="000A144E" w:rsidRDefault="00750C49" w:rsidP="00750C49">
      <w:pPr>
        <w:spacing w:line="278" w:lineRule="auto"/>
      </w:pPr>
      <w:r>
        <w:t>W</w:t>
      </w:r>
      <w:r w:rsidRPr="007B1706">
        <w:t>hile the EU fiscal rules</w:t>
      </w:r>
      <w:r>
        <w:t xml:space="preserve"> – primarily via the </w:t>
      </w:r>
      <w:r w:rsidRPr="000A144E">
        <w:t>Debt Sustainability Analysis (DSA) and the EU Commonly Agreed Methodology (EUCAM)</w:t>
      </w:r>
      <w:r>
        <w:t xml:space="preserve"> – </w:t>
      </w:r>
      <w:r w:rsidRPr="007B1706">
        <w:t xml:space="preserve">acknowledge the impact of policies on </w:t>
      </w:r>
      <w:r w:rsidRPr="00B61B40">
        <w:t>short-term growth,</w:t>
      </w:r>
      <w:r w:rsidRPr="007B1706">
        <w:t xml:space="preserve"> they largely ignore the more structural, long-run effects of reforms and investment on potential output. Therefore, the costs of such policies show up immediately in higher required budget adjustments, while the</w:t>
      </w:r>
      <w:r>
        <w:t>ir</w:t>
      </w:r>
      <w:r w:rsidRPr="007B1706">
        <w:t xml:space="preserve"> benefits are not fully recognised. Thus, adopting growth-enhancing policies do</w:t>
      </w:r>
      <w:r>
        <w:t>es</w:t>
      </w:r>
      <w:r w:rsidRPr="007B1706">
        <w:t xml:space="preserve"> not necessarily yield more fiscal space. This asymmetry nudges governments toward austerity today at the expense of growth tomorrow.</w:t>
      </w:r>
      <w:r w:rsidRPr="000A144E">
        <w:t xml:space="preserve"> </w:t>
      </w:r>
    </w:p>
    <w:p w14:paraId="48ADC094" w14:textId="4EB18B81" w:rsidR="006E284D" w:rsidRPr="000A144E" w:rsidRDefault="000279E9" w:rsidP="00080951">
      <w:pPr>
        <w:spacing w:line="278" w:lineRule="auto"/>
      </w:pPr>
      <w:r w:rsidRPr="000A144E">
        <w:lastRenderedPageBreak/>
        <w:t xml:space="preserve">To </w:t>
      </w:r>
      <w:r w:rsidR="00E60BC7" w:rsidRPr="000A144E">
        <w:t>correct this technical flaw in the current framework, w</w:t>
      </w:r>
      <w:r w:rsidR="00080951" w:rsidRPr="000A144E">
        <w:t xml:space="preserve">e propose a practical, transparent, and minimally invasive adjustment to </w:t>
      </w:r>
      <w:r w:rsidR="00EC62D2" w:rsidRPr="000A144E">
        <w:t xml:space="preserve">the </w:t>
      </w:r>
      <w:r w:rsidR="00080951" w:rsidRPr="000A144E">
        <w:t>EUCAM and DSA so that fiscal space systematically reflects relevant policy measures</w:t>
      </w:r>
      <w:r w:rsidR="0065647E" w:rsidRPr="000A144E">
        <w:t xml:space="preserve">. </w:t>
      </w:r>
      <w:r w:rsidR="00CD0186" w:rsidRPr="000A144E">
        <w:t xml:space="preserve">The paper is structured as follows: </w:t>
      </w:r>
    </w:p>
    <w:p w14:paraId="4CAEBC5D" w14:textId="75A50C1A" w:rsidR="006E284D" w:rsidRPr="000A144E" w:rsidRDefault="009C378C" w:rsidP="006E284D">
      <w:pPr>
        <w:pStyle w:val="ListParagraph"/>
        <w:numPr>
          <w:ilvl w:val="0"/>
          <w:numId w:val="14"/>
        </w:numPr>
        <w:spacing w:line="278" w:lineRule="auto"/>
      </w:pPr>
      <w:r>
        <w:t>First,</w:t>
      </w:r>
      <w:r w:rsidR="00794F0C">
        <w:t xml:space="preserve"> we lay out the current fiscal framework and </w:t>
      </w:r>
      <w:r w:rsidR="00080951">
        <w:t xml:space="preserve">argue that potential output </w:t>
      </w:r>
      <w:r w:rsidR="00C502B1">
        <w:t>–</w:t>
      </w:r>
      <w:r w:rsidR="00080951">
        <w:t xml:space="preserve"> and therefore fiscal space </w:t>
      </w:r>
      <w:r w:rsidR="00C502B1">
        <w:t>–</w:t>
      </w:r>
      <w:r w:rsidR="00080951">
        <w:t xml:space="preserve"> should be policy</w:t>
      </w:r>
      <w:r w:rsidR="009A7D0B">
        <w:t>-</w:t>
      </w:r>
      <w:r w:rsidR="00FE18D7">
        <w:t>responsive</w:t>
      </w:r>
      <w:r w:rsidR="006D0D06">
        <w:t xml:space="preserve"> </w:t>
      </w:r>
      <w:r w:rsidR="009D0088">
        <w:t>when used in</w:t>
      </w:r>
      <w:r w:rsidR="006D0D06">
        <w:t xml:space="preserve"> debt sustainability analyses.</w:t>
      </w:r>
    </w:p>
    <w:p w14:paraId="25682EC6" w14:textId="646DE539" w:rsidR="00B13A7E" w:rsidRPr="000A144E" w:rsidRDefault="009C378C" w:rsidP="001365AC">
      <w:pPr>
        <w:pStyle w:val="ListParagraph"/>
        <w:numPr>
          <w:ilvl w:val="0"/>
          <w:numId w:val="14"/>
        </w:numPr>
        <w:spacing w:line="278" w:lineRule="auto"/>
      </w:pPr>
      <w:r w:rsidRPr="000A144E">
        <w:t>Second, w</w:t>
      </w:r>
      <w:r w:rsidR="00080951" w:rsidRPr="000A144E">
        <w:t xml:space="preserve">e set out a two-step reform, feasible within the existing framework: </w:t>
      </w:r>
      <w:r w:rsidR="00B13A7E" w:rsidRPr="000A144E">
        <w:t xml:space="preserve">(i) </w:t>
      </w:r>
      <w:r w:rsidR="00080951" w:rsidRPr="000A144E">
        <w:t>enable policy</w:t>
      </w:r>
      <w:r w:rsidR="366112CB" w:rsidRPr="000A144E">
        <w:t>-</w:t>
      </w:r>
      <w:r w:rsidR="006D0D06" w:rsidRPr="000A144E">
        <w:t>responsive</w:t>
      </w:r>
      <w:r w:rsidR="00080951" w:rsidRPr="000A144E">
        <w:t xml:space="preserve"> potential output estimates via a modified </w:t>
      </w:r>
      <w:r w:rsidR="00D8766C" w:rsidRPr="000A144E">
        <w:t>version of the EUCAM</w:t>
      </w:r>
      <w:r w:rsidR="00025DDC">
        <w:t xml:space="preserve">, which we dub the Policy-Responsive European Method – in short: </w:t>
      </w:r>
      <w:r w:rsidR="00814144" w:rsidRPr="000A144E">
        <w:t xml:space="preserve">the </w:t>
      </w:r>
      <w:r w:rsidR="00D82AC2">
        <w:t>PREM</w:t>
      </w:r>
      <w:r w:rsidR="00080951" w:rsidRPr="000A144E">
        <w:t>; and (ii) feed the resulting long</w:t>
      </w:r>
      <w:r w:rsidR="00BA29D4">
        <w:t>-</w:t>
      </w:r>
      <w:r w:rsidR="00080951" w:rsidRPr="000A144E">
        <w:t>term growth rates into the DSA to assess debt sustainability and fiscal space.</w:t>
      </w:r>
      <w:r w:rsidR="0076228F">
        <w:t xml:space="preserve"> </w:t>
      </w:r>
    </w:p>
    <w:p w14:paraId="20C1CD0B" w14:textId="4D3A814B" w:rsidR="007F76B4" w:rsidRPr="000A144E" w:rsidRDefault="6AA857D1" w:rsidP="00BE73EC">
      <w:pPr>
        <w:pStyle w:val="ListParagraph"/>
        <w:numPr>
          <w:ilvl w:val="0"/>
          <w:numId w:val="14"/>
        </w:numPr>
        <w:spacing w:line="278" w:lineRule="auto"/>
      </w:pPr>
      <w:r>
        <w:t>Third, we illustrate the implications of the modified methodology using a set of policy measures drawn from five national Medium</w:t>
      </w:r>
      <w:r w:rsidR="004A0D95">
        <w:t>-</w:t>
      </w:r>
      <w:r>
        <w:t>Term Fiscal</w:t>
      </w:r>
      <w:r w:rsidR="004A0D95">
        <w:t>-</w:t>
      </w:r>
      <w:r>
        <w:t>Structural Plans (</w:t>
      </w:r>
      <w:r w:rsidR="00505791">
        <w:t>g</w:t>
      </w:r>
      <w:r w:rsidR="003B4F85">
        <w:t xml:space="preserve">oing </w:t>
      </w:r>
      <w:r w:rsidR="00E80D34">
        <w:t>forward: medium-term plans</w:t>
      </w:r>
      <w:r>
        <w:t>) plus a climate extension</w:t>
      </w:r>
      <w:r w:rsidRPr="00567D38">
        <w:t xml:space="preserve">. </w:t>
      </w:r>
      <w:r w:rsidR="00AD1E49" w:rsidRPr="00567D38">
        <w:t xml:space="preserve">Instead of estimating potential output </w:t>
      </w:r>
      <w:r w:rsidR="005E2C8A" w:rsidRPr="00567D38">
        <w:t>anew</w:t>
      </w:r>
      <w:r w:rsidR="000E11F2" w:rsidRPr="00567D38">
        <w:t>,</w:t>
      </w:r>
      <w:r w:rsidR="00AD1E49" w:rsidRPr="00567D38">
        <w:t xml:space="preserve"> </w:t>
      </w:r>
      <w:r w:rsidR="00E579CA" w:rsidRPr="00567D38">
        <w:t xml:space="preserve">we replicate the potential output growth rates </w:t>
      </w:r>
      <w:r w:rsidR="006369ED" w:rsidRPr="00567D38">
        <w:t xml:space="preserve">resulting from the EUCAM using </w:t>
      </w:r>
      <w:r w:rsidR="006369ED" w:rsidRPr="000E47B5">
        <w:t xml:space="preserve">the </w:t>
      </w:r>
      <w:r w:rsidR="000E47B5" w:rsidRPr="000E47B5">
        <w:t xml:space="preserve">PREM system of equations to ensure comparability with EUCAM and the DSA </w:t>
      </w:r>
      <w:r w:rsidR="00AD1E49" w:rsidRPr="000E47B5">
        <w:t xml:space="preserve">(see </w:t>
      </w:r>
      <w:r w:rsidR="00AD1E49" w:rsidRPr="000E47B5">
        <w:fldChar w:fldCharType="begin"/>
      </w:r>
      <w:r w:rsidR="00AD1E49" w:rsidRPr="000E47B5">
        <w:instrText xml:space="preserve"> REF _Ref211246276 \h  \* MERGEFORMAT </w:instrText>
      </w:r>
      <w:r w:rsidR="00AD1E49" w:rsidRPr="000E47B5">
        <w:fldChar w:fldCharType="separate"/>
      </w:r>
      <w:r w:rsidR="00AD1E49" w:rsidRPr="000E47B5">
        <w:t>Annex I: The PREM</w:t>
      </w:r>
      <w:r w:rsidR="00AD1E49" w:rsidRPr="000E47B5">
        <w:fldChar w:fldCharType="end"/>
      </w:r>
      <w:r w:rsidR="00AD1E49" w:rsidRPr="00567D38">
        <w:t>)</w:t>
      </w:r>
      <w:r w:rsidR="00B83367" w:rsidRPr="00567D38">
        <w:t xml:space="preserve">. </w:t>
      </w:r>
      <w:r w:rsidRPr="00567D38">
        <w:t>We show that properly incorporating growth-enhancing policies expands fiscal space, while growth-reducing measures shrink it. This illustration is exemplary and is not intended</w:t>
      </w:r>
      <w:r>
        <w:t xml:space="preserve"> to estimate the potential output impact of the entire </w:t>
      </w:r>
      <w:r w:rsidR="007A09A3">
        <w:t>medium-term plans</w:t>
      </w:r>
      <w:r>
        <w:t>.</w:t>
      </w:r>
    </w:p>
    <w:p w14:paraId="43F9F1FF" w14:textId="77777777" w:rsidR="00244C70" w:rsidRPr="00461596" w:rsidRDefault="00244C70">
      <w:pPr>
        <w:spacing w:line="259" w:lineRule="auto"/>
        <w:jc w:val="left"/>
      </w:pPr>
    </w:p>
    <w:p w14:paraId="70454966" w14:textId="4BE7C543" w:rsidR="00225A50" w:rsidRPr="00462C8E" w:rsidRDefault="009B34E5" w:rsidP="00462C8E">
      <w:pPr>
        <w:pStyle w:val="Heading1"/>
        <w:rPr>
          <w:lang w:val="en-GB"/>
        </w:rPr>
      </w:pPr>
      <w:ins w:id="3" w:author="Ludovic Suttor-Sorel" w:date="2025-10-24T14:35:00Z" w16du:dateUtc="2025-10-24T12:35:00Z">
        <w:r>
          <w:rPr>
            <w:lang w:val="en-GB"/>
          </w:rPr>
          <w:t xml:space="preserve">2. </w:t>
        </w:r>
      </w:ins>
      <w:r w:rsidR="6AA857D1" w:rsidRPr="6AA857D1">
        <w:rPr>
          <w:lang w:val="en-GB"/>
        </w:rPr>
        <w:t>The problem: EU fiscal rules</w:t>
      </w:r>
      <w:r w:rsidR="001D6963">
        <w:rPr>
          <w:lang w:val="en-GB"/>
        </w:rPr>
        <w:t xml:space="preserve"> are</w:t>
      </w:r>
      <w:r w:rsidR="00EC059C">
        <w:rPr>
          <w:lang w:val="en-GB"/>
        </w:rPr>
        <w:t xml:space="preserve"> </w:t>
      </w:r>
      <w:r w:rsidR="00D31021">
        <w:rPr>
          <w:lang w:val="en-GB"/>
        </w:rPr>
        <w:t xml:space="preserve">largely </w:t>
      </w:r>
      <w:r w:rsidR="00EC059C">
        <w:rPr>
          <w:lang w:val="en-GB"/>
        </w:rPr>
        <w:t>independe</w:t>
      </w:r>
      <w:r w:rsidR="007A3E6F">
        <w:rPr>
          <w:lang w:val="en-GB"/>
        </w:rPr>
        <w:t>n</w:t>
      </w:r>
      <w:r w:rsidR="001D6963">
        <w:rPr>
          <w:lang w:val="en-GB"/>
        </w:rPr>
        <w:t>t</w:t>
      </w:r>
      <w:r w:rsidR="00EC059C">
        <w:rPr>
          <w:lang w:val="en-GB"/>
        </w:rPr>
        <w:t xml:space="preserve"> of policy</w:t>
      </w:r>
      <w:r w:rsidR="007A3E6F">
        <w:rPr>
          <w:lang w:val="en-GB"/>
        </w:rPr>
        <w:t xml:space="preserve"> effects</w:t>
      </w:r>
    </w:p>
    <w:p w14:paraId="0A9268E9" w14:textId="7C770DCE" w:rsidR="008B2BB3" w:rsidRPr="000A144E" w:rsidRDefault="009B34E5" w:rsidP="008B2BB3">
      <w:pPr>
        <w:pStyle w:val="Heading2"/>
        <w:rPr>
          <w:lang w:val="en-GB"/>
        </w:rPr>
      </w:pPr>
      <w:ins w:id="4" w:author="Ludovic Suttor-Sorel" w:date="2025-10-24T14:35:00Z" w16du:dateUtc="2025-10-24T12:35:00Z">
        <w:r>
          <w:rPr>
            <w:lang w:val="en-GB"/>
          </w:rPr>
          <w:t xml:space="preserve">2.1. </w:t>
        </w:r>
      </w:ins>
      <w:r w:rsidR="008B2BB3" w:rsidRPr="000A144E">
        <w:rPr>
          <w:lang w:val="en-GB"/>
        </w:rPr>
        <w:t>The current framework</w:t>
      </w:r>
    </w:p>
    <w:p w14:paraId="4FA2795E" w14:textId="278E43F2" w:rsidR="00894E12" w:rsidRDefault="6AA857D1" w:rsidP="006569B4">
      <w:r>
        <w:t xml:space="preserve">According to the recently revised version of the </w:t>
      </w:r>
      <w:r w:rsidRPr="000B02C2">
        <w:rPr>
          <w:highlight w:val="yellow"/>
        </w:rPr>
        <w:t>S</w:t>
      </w:r>
      <w:r w:rsidR="00FF5A13" w:rsidRPr="000B02C2">
        <w:rPr>
          <w:highlight w:val="yellow"/>
        </w:rPr>
        <w:t>GP</w:t>
      </w:r>
      <w:r w:rsidR="00284795" w:rsidRPr="000B02C2">
        <w:rPr>
          <w:highlight w:val="yellow"/>
        </w:rPr>
        <w:t xml:space="preserve"> </w:t>
      </w:r>
      <w:r w:rsidR="00284795" w:rsidRPr="000B02C2">
        <w:rPr>
          <w:highlight w:val="yellow"/>
        </w:rPr>
        <w:fldChar w:fldCharType="begin"/>
      </w:r>
      <w:r w:rsidR="00A121B8" w:rsidRPr="000B02C2">
        <w:rPr>
          <w:highlight w:val="yellow"/>
        </w:rPr>
        <w:instrText xml:space="preserve"> ADDIN ZOTERO_ITEM CSL_CITATION {"citationID":"iApUAzbP","properties":{"formattedCitation":"(Regulation (EU) 2024/1263 2024)","plainCitation":"(Regulation (EU) 2024/1263 2024)","dontUpdate":true,"noteIndex":0},"citationItems":[{"id":19492,"uris":["http://zotero.org/groups/4867909/items/DTJTM8X9"],"itemData":{"id":19492,"type":"webpage","language":"en","note":"Doc ID: 32024R1263\nDoc Sector: 3\nDoc Title: Regulation (EU) 2024/1263 of the European Parliament and of the Council of 29 April 2024 on the effective coordination of economic policies and on multilateral budgetary surveillance and repealing Council Regulation (EC) No 1466/97\nDoc Type: R\nUsr_lan: en","title":"Regulation - 2024/1263 - EN - EUR-Lex","URL":"https://eur-lex.europa.eu/eli/reg/2024/1263/oj/eng","author":[{"family":"Regulation (EU) 2024/1263","given":""}],"accessed":{"date-parts":[["2025",10,2]]},"issued":{"date-parts":[["2024"]]}}}],"schema":"https://github.com/citation-style-language/schema/raw/master/csl-citation.json"} </w:instrText>
      </w:r>
      <w:r w:rsidR="00284795" w:rsidRPr="000B02C2">
        <w:rPr>
          <w:highlight w:val="yellow"/>
        </w:rPr>
        <w:fldChar w:fldCharType="separate"/>
      </w:r>
      <w:r w:rsidR="00D840BD" w:rsidRPr="000B02C2">
        <w:rPr>
          <w:rFonts w:cs="Open Sans"/>
          <w:highlight w:val="yellow"/>
        </w:rPr>
        <w:t>(</w:t>
      </w:r>
      <w:ins w:id="5" w:author="Saskia Gottschalk" w:date="2025-11-03T16:45:00Z" w16du:dateUtc="2025-11-03T15:45:00Z">
        <w:r w:rsidR="008A0261">
          <w:rPr>
            <w:rFonts w:cs="Open Sans"/>
            <w:highlight w:val="yellow"/>
          </w:rPr>
          <w:t>Regulation (EU)</w:t>
        </w:r>
      </w:ins>
      <w:del w:id="6" w:author="Saskia Gottschalk" w:date="2025-11-03T16:45:00Z" w16du:dateUtc="2025-11-03T15:45:00Z">
        <w:r w:rsidR="008A0261" w:rsidDel="008A0261">
          <w:rPr>
            <w:rFonts w:cs="Open Sans"/>
            <w:highlight w:val="yellow"/>
          </w:rPr>
          <w:delText>Lex</w:delText>
        </w:r>
      </w:del>
      <w:r w:rsidR="00D840BD" w:rsidRPr="000B02C2">
        <w:rPr>
          <w:rFonts w:cs="Open Sans"/>
          <w:highlight w:val="yellow"/>
        </w:rPr>
        <w:t xml:space="preserve"> 2024/1263)</w:t>
      </w:r>
      <w:r w:rsidR="00284795" w:rsidRPr="000B02C2">
        <w:rPr>
          <w:highlight w:val="yellow"/>
        </w:rPr>
        <w:fldChar w:fldCharType="end"/>
      </w:r>
      <w:r>
        <w:t>, member states negotiate net expenditure paths (NEP) with the European Commission for four to seven years. These paths must meet core criteria</w:t>
      </w:r>
      <w:r w:rsidR="00C502B1">
        <w:t xml:space="preserve"> – </w:t>
      </w:r>
      <w:r>
        <w:t xml:space="preserve">notably a plausible decline in debt ratios, a deficit under </w:t>
      </w:r>
      <w:r w:rsidR="00780B0E">
        <w:t>three</w:t>
      </w:r>
      <w:r w:rsidRPr="6AA857D1">
        <w:rPr>
          <w:rFonts w:ascii="Arial" w:hAnsi="Arial" w:cs="Arial"/>
        </w:rPr>
        <w:t> </w:t>
      </w:r>
      <w:r>
        <w:t>percent, and compliance with certain safeguards</w:t>
      </w:r>
      <w:r w:rsidR="00C502B1">
        <w:rPr>
          <w:rFonts w:cs="Open Sans"/>
        </w:rPr>
        <w:t xml:space="preserve"> – </w:t>
      </w:r>
      <w:r>
        <w:t>while the recent activation of the National Escape Clause (NEC) temporarily suspends these safeguards and allows to exempt up to 1.5</w:t>
      </w:r>
      <w:r w:rsidRPr="6AA857D1">
        <w:rPr>
          <w:rFonts w:ascii="Arial" w:hAnsi="Arial" w:cs="Arial"/>
        </w:rPr>
        <w:t> </w:t>
      </w:r>
      <w:r>
        <w:t>percent of GDP in defence spending from the deficit and expenditure calculations. For most countries, the binding criterion is for</w:t>
      </w:r>
      <w:r w:rsidR="007E1841">
        <w:t xml:space="preserve"> the</w:t>
      </w:r>
      <w:r>
        <w:t xml:space="preserve"> debt-to-GDP</w:t>
      </w:r>
      <w:r w:rsidR="007E1841">
        <w:t xml:space="preserve"> ratio</w:t>
      </w:r>
      <w:r>
        <w:t xml:space="preserve"> to decline in the long-term </w:t>
      </w:r>
      <w:r w:rsidR="7B35F85D">
        <w:fldChar w:fldCharType="begin"/>
      </w:r>
      <w:r w:rsidR="008C7004">
        <w:instrText xml:space="preserve"> ADDIN ZOTERO_ITEM CSL_CITATION {"citationID":"0ojed2bp","properties":{"formattedCitation":"(Darvas et al. 2024)","plainCitation":"(Darvas et al. 2024)","noteIndex":0},"citationItems":[{"id":34,"uris":["http://zotero.org/groups/4867909/items/RXUPVJ3R"],"itemData":{"id":34,"type":"webpage","container-title":"Bruegel","title":"The implications of the European Union’s new fiscal rules","URL":"https://www.bruegel.org/policy-brief/implications-european-unions-new-fiscal-rules","author":[{"family":"Darvas","given":"Zsolt"},{"family":"Welslau","given":"Lennard"},{"family":"Zettelmeyer","given":"Jeromin"}],"accessed":{"date-parts":[["2025",1,16]]},"issued":{"date-parts":[["2024"]]}}}],"schema":"https://github.com/citation-style-language/schema/raw/master/csl-citation.json"} </w:instrText>
      </w:r>
      <w:r w:rsidR="7B35F85D">
        <w:fldChar w:fldCharType="separate"/>
      </w:r>
      <w:r w:rsidR="00200354" w:rsidRPr="00200354">
        <w:rPr>
          <w:rFonts w:cs="Open Sans"/>
        </w:rPr>
        <w:t>(Darvas et al. 2024)</w:t>
      </w:r>
      <w:r w:rsidR="7B35F85D">
        <w:fldChar w:fldCharType="end"/>
      </w:r>
      <w:r>
        <w:t>.</w:t>
      </w:r>
    </w:p>
    <w:p w14:paraId="552333F3" w14:textId="36C26103" w:rsidR="008A2DE0" w:rsidRDefault="6AA857D1" w:rsidP="006569B4">
      <w:r>
        <w:t xml:space="preserve">These core criteria are assessed via debt sustainability analysis. The DSA projects future debt ratios using assumptions about key macroeconomic variables, such as growth, interest rates, and primary balances. The most crucial inputs in the DSA are actual </w:t>
      </w:r>
      <w:r w:rsidR="00961544">
        <w:t xml:space="preserve">growth </w:t>
      </w:r>
      <w:r>
        <w:t xml:space="preserve">(GDP) and potential growth. Potential growth is the growth rate of potential output, i.e., the level of GDP achievable if all productive capacities of the economy </w:t>
      </w:r>
      <w:r w:rsidR="00616882">
        <w:t>we</w:t>
      </w:r>
      <w:r w:rsidR="008C33E6">
        <w:t>re</w:t>
      </w:r>
      <w:r>
        <w:t xml:space="preserve"> utilised without accelerating inflation. Since potential output is unobservable, it is estimated </w:t>
      </w:r>
      <w:r w:rsidR="00E25E94">
        <w:t xml:space="preserve">(and forecasted) </w:t>
      </w:r>
      <w:r>
        <w:t>based on the EUCAM</w:t>
      </w:r>
      <w:r w:rsidR="00E25E94">
        <w:t>; the EUCAM decomposes GDP into its structural</w:t>
      </w:r>
      <w:r w:rsidR="001E6014">
        <w:t xml:space="preserve"> (</w:t>
      </w:r>
      <w:r w:rsidR="00DB5800">
        <w:t xml:space="preserve">or </w:t>
      </w:r>
      <w:r w:rsidR="001E6014">
        <w:t>trend)</w:t>
      </w:r>
      <w:r w:rsidR="00E25E94">
        <w:t xml:space="preserve"> components</w:t>
      </w:r>
      <w:r w:rsidR="00C502B1" w:rsidRPr="7368F10E">
        <w:rPr>
          <w:rFonts w:cs="Open Sans"/>
        </w:rPr>
        <w:t xml:space="preserve"> – </w:t>
      </w:r>
      <w:r w:rsidR="00E25E94">
        <w:t>labour, capital, and total factor productivity (TFP)</w:t>
      </w:r>
      <w:r w:rsidR="00C502B1" w:rsidRPr="7368F10E">
        <w:rPr>
          <w:rFonts w:cs="Open Sans"/>
        </w:rPr>
        <w:t xml:space="preserve"> – </w:t>
      </w:r>
      <w:r w:rsidR="00E25E94">
        <w:t>and filter</w:t>
      </w:r>
      <w:r w:rsidR="0041453E">
        <w:t>s</w:t>
      </w:r>
      <w:r w:rsidR="00E25E94">
        <w:t xml:space="preserve"> out cyclical fluctuations </w:t>
      </w:r>
      <w:r>
        <w:fldChar w:fldCharType="begin"/>
      </w:r>
      <w:r>
        <w:instrText xml:space="preserve"> ADDIN ZOTERO_ITEM CSL_CITATION {"citationID":"T3kWDHdz","properties":{"formattedCitation":"(Havik et al. 2014)","plainCitation":"(Havik et al. 2014)","noteIndex":0},"citationItems":[{"id":807,"uris":["http://zotero.org/groups/4867909/items/2QSUJD44"],"itemData":{"id":807,"type":"report","genre":"Economic Papers","note":"Citation Key: Havik2014\nDOI: 10.2765/71437\ntex.group_id: output\ntex.owner: leona\ntex.ranking: rank4","number":"535","publisher":"Europäische Kommission","title":"The Production Function Methodology for Calculating Potential Growth Rates &amp; Output Gaps","URL":"https://ec.europa.eu/economy_finance/publications/economic_paper/2014/pdf/ecp535_en.pdf","author":[{"family":"Havik","given":"Karel"},{"family":"Morrow","given":"Kieran Mc"},{"family":"Orlandi","given":"Fabrice"},{"family":"Planas","given":"Christophe"},{"family":"Raciborski","given":"Rafal"},{"family":"Roeger","given":"Werner"},{"family":"Rossi","given":"Alessandro"},{"family":"Thum-Thysen","given":"Anna"},{"family":"Vandermeulen","given":"Valerie"}],"accessed":{"date-parts":[["2024",5,2]]},"issued":{"date-parts":[["2014"]]}}}],"schema":"https://github.com/citation-style-language/schema/raw/master/csl-citation.json"} </w:instrText>
      </w:r>
      <w:r>
        <w:fldChar w:fldCharType="separate"/>
      </w:r>
      <w:r w:rsidR="00200354" w:rsidRPr="7368F10E">
        <w:rPr>
          <w:rFonts w:cs="Open Sans"/>
        </w:rPr>
        <w:t>(Havik et al. 2014)</w:t>
      </w:r>
      <w:r>
        <w:fldChar w:fldCharType="end"/>
      </w:r>
      <w:r w:rsidR="00E25E94">
        <w:t xml:space="preserve">. </w:t>
      </w:r>
      <w:r w:rsidR="002307A4">
        <w:t xml:space="preserve">These key variables are then forecasted into the </w:t>
      </w:r>
      <w:r w:rsidR="00D40C4F">
        <w:t xml:space="preserve">future while simultaneously accounting for </w:t>
      </w:r>
      <w:r w:rsidR="00CF1B87">
        <w:t>short-term policy effects (currently until 2026</w:t>
      </w:r>
      <w:r w:rsidR="00D40C4F">
        <w:t>)</w:t>
      </w:r>
      <w:r w:rsidR="00CF1B87">
        <w:t xml:space="preserve">. </w:t>
      </w:r>
    </w:p>
    <w:p w14:paraId="563D42A7" w14:textId="7DEF526B" w:rsidR="002D5545" w:rsidRDefault="6AA857D1" w:rsidP="006569B4">
      <w:r>
        <w:t>Both</w:t>
      </w:r>
      <w:r w:rsidR="00F22D78">
        <w:t>,</w:t>
      </w:r>
      <w:r>
        <w:t xml:space="preserve"> actual GDP growth and potential output growth rates </w:t>
      </w:r>
      <w:r w:rsidR="7B35F85D">
        <w:t>resulting from the EUCAM</w:t>
      </w:r>
      <w:r w:rsidR="00F22D78">
        <w:t>,</w:t>
      </w:r>
      <w:r w:rsidR="7B35F85D">
        <w:t xml:space="preserve"> </w:t>
      </w:r>
      <w:r>
        <w:t>are then used as</w:t>
      </w:r>
      <w:r w:rsidR="00EC3685">
        <w:t xml:space="preserve"> an</w:t>
      </w:r>
      <w:r>
        <w:t xml:space="preserve"> input to the DSA. However, </w:t>
      </w:r>
      <w:r w:rsidR="00957B15">
        <w:t xml:space="preserve">in the DSA </w:t>
      </w:r>
      <w:r>
        <w:t xml:space="preserve">actual and potential growth are treated very </w:t>
      </w:r>
      <w:r>
        <w:lastRenderedPageBreak/>
        <w:t>differently</w:t>
      </w:r>
      <w:r w:rsidR="00CF1B87">
        <w:t>:</w:t>
      </w:r>
      <w:r>
        <w:t xml:space="preserve"> GDP growth rates</w:t>
      </w:r>
      <w:r w:rsidR="005B2B06">
        <w:t xml:space="preserve"> are </w:t>
      </w:r>
      <w:r w:rsidR="00BF0D08">
        <w:t>estimated</w:t>
      </w:r>
      <w:r w:rsidR="005B2B06">
        <w:t xml:space="preserve"> to</w:t>
      </w:r>
      <w:r>
        <w:t xml:space="preserve"> respond to </w:t>
      </w:r>
      <w:r w:rsidR="00D40C4F">
        <w:t xml:space="preserve">fiscal </w:t>
      </w:r>
      <w:r w:rsidR="00D40C4F" w:rsidRPr="0095687E">
        <w:t>policy</w:t>
      </w:r>
      <w:r w:rsidR="00DF0566">
        <w:t xml:space="preserve"> </w:t>
      </w:r>
      <w:r w:rsidR="00DF0566">
        <w:rPr>
          <w:rFonts w:cs="Open Sans"/>
        </w:rPr>
        <w:t>–</w:t>
      </w:r>
      <w:r w:rsidR="00D40C4F" w:rsidRPr="0095687E">
        <w:t xml:space="preserve"> </w:t>
      </w:r>
      <w:r w:rsidR="00BF0D08">
        <w:t>modelled</w:t>
      </w:r>
      <w:r w:rsidR="00D40C4F" w:rsidRPr="0095687E">
        <w:t xml:space="preserve"> via </w:t>
      </w:r>
      <w:r w:rsidR="006E13B7" w:rsidRPr="0095687E">
        <w:t>structural primary balance (</w:t>
      </w:r>
      <w:r w:rsidRPr="0095687E">
        <w:t>SPB</w:t>
      </w:r>
      <w:r w:rsidR="006E13B7" w:rsidRPr="0095687E">
        <w:t>)</w:t>
      </w:r>
      <w:r w:rsidRPr="0095687E">
        <w:t xml:space="preserve"> adjustments</w:t>
      </w:r>
      <w:r w:rsidR="00DF0566">
        <w:t xml:space="preserve"> </w:t>
      </w:r>
      <w:r w:rsidR="00DF0566">
        <w:rPr>
          <w:rFonts w:cs="Open Sans"/>
        </w:rPr>
        <w:t>–</w:t>
      </w:r>
      <w:r w:rsidR="00D40C4F" w:rsidRPr="0095687E">
        <w:t xml:space="preserve"> </w:t>
      </w:r>
      <w:r w:rsidR="006E13B7" w:rsidRPr="0095687E">
        <w:t xml:space="preserve">through a constant </w:t>
      </w:r>
      <w:r w:rsidR="00D768F3" w:rsidRPr="0095687E">
        <w:t xml:space="preserve">fiscal multiplier affecting the output gap. </w:t>
      </w:r>
      <w:r w:rsidRPr="0095687E">
        <w:t>GDP</w:t>
      </w:r>
      <w:r>
        <w:t xml:space="preserve"> growth is thus endogenous to policy changes. Potential growth rates on the other hand are assumed to be fully exogenous. They are unaffected by policy.</w:t>
      </w:r>
      <w:r w:rsidR="0095687E">
        <w:t xml:space="preserve"> </w:t>
      </w:r>
      <w:r w:rsidR="000A506E" w:rsidRPr="005D6F4D">
        <w:t xml:space="preserve">Figure </w:t>
      </w:r>
      <w:r w:rsidR="001C4C7A">
        <w:t>1</w:t>
      </w:r>
      <w:r w:rsidR="000A506E" w:rsidRPr="005D6F4D">
        <w:t xml:space="preserve"> depicts these step</w:t>
      </w:r>
      <w:r w:rsidR="005B3C83">
        <w:t>s</w:t>
      </w:r>
      <w:r w:rsidR="000A506E" w:rsidRPr="005D6F4D">
        <w:t xml:space="preserve"> of the estimation process.</w:t>
      </w:r>
    </w:p>
    <w:p w14:paraId="73846B81" w14:textId="3A7F43C1" w:rsidR="005D6F4D" w:rsidRDefault="6AA857D1" w:rsidP="006569B4">
      <w:r>
        <w:t xml:space="preserve">Two technical flaws thus exist within the EU fiscal rules: first, the EUCAM fails to adequately capture the impact of policies on potential growth; and second, </w:t>
      </w:r>
      <w:r w:rsidR="00667E90">
        <w:t>perhaps</w:t>
      </w:r>
      <w:r>
        <w:t xml:space="preserve"> more importantly, the DSA assumes that policy does not affect potential growth. Thus, with growth being largely exogenous in the DSA, </w:t>
      </w:r>
      <w:r w:rsidR="008B3228">
        <w:t xml:space="preserve">debt sustainability and </w:t>
      </w:r>
      <w:r>
        <w:t xml:space="preserve">fiscal space </w:t>
      </w:r>
      <w:r w:rsidR="008B3228">
        <w:t>are</w:t>
      </w:r>
      <w:r>
        <w:t xml:space="preserve"> mismeasured.</w:t>
      </w:r>
    </w:p>
    <w:p w14:paraId="0C186D27" w14:textId="77777777" w:rsidR="004E2214" w:rsidRDefault="004E2214" w:rsidP="006569B4"/>
    <w:p w14:paraId="2793CBC0" w14:textId="6D0160D4" w:rsidR="000A506E" w:rsidRPr="000A506E" w:rsidRDefault="000A506E" w:rsidP="000A506E">
      <w:pPr>
        <w:pStyle w:val="FootnoteText"/>
        <w:rPr>
          <w:b/>
          <w:bCs/>
          <w:sz w:val="16"/>
          <w:szCs w:val="22"/>
        </w:rPr>
      </w:pPr>
      <w:r w:rsidRPr="000A506E">
        <w:rPr>
          <w:b/>
          <w:bCs/>
          <w:sz w:val="16"/>
          <w:szCs w:val="22"/>
        </w:rPr>
        <w:t xml:space="preserve">Figure </w:t>
      </w:r>
      <w:r w:rsidR="001C4C7A">
        <w:rPr>
          <w:b/>
          <w:bCs/>
          <w:sz w:val="16"/>
          <w:szCs w:val="22"/>
        </w:rPr>
        <w:t>1</w:t>
      </w:r>
      <w:r w:rsidRPr="000A506E">
        <w:rPr>
          <w:b/>
          <w:bCs/>
          <w:sz w:val="16"/>
          <w:szCs w:val="22"/>
        </w:rPr>
        <w:t>: How GDP and potential output are estimated and treated within the EUCAM and DSA</w:t>
      </w:r>
    </w:p>
    <w:p w14:paraId="00591827" w14:textId="37FAC253" w:rsidR="000A506E" w:rsidRDefault="00CF1E32" w:rsidP="00EC2755">
      <w:pPr>
        <w:pStyle w:val="Heading2"/>
        <w:rPr>
          <w:lang w:val="en-GB"/>
        </w:rPr>
      </w:pPr>
      <w:r>
        <w:rPr>
          <w:noProof/>
        </w:rPr>
        <w:drawing>
          <wp:inline distT="0" distB="0" distL="0" distR="0" wp14:anchorId="35650068" wp14:editId="22A206F5">
            <wp:extent cx="5760720" cy="2566670"/>
            <wp:effectExtent l="0" t="0" r="0" b="5080"/>
            <wp:docPr id="1889365154" name="Picture 1" descr="A diagram of a general data protection reg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65154" name="Picture 1" descr="A diagram of a general data protection regulatio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566670"/>
                    </a:xfrm>
                    <a:prstGeom prst="rect">
                      <a:avLst/>
                    </a:prstGeom>
                    <a:noFill/>
                    <a:ln>
                      <a:noFill/>
                    </a:ln>
                  </pic:spPr>
                </pic:pic>
              </a:graphicData>
            </a:graphic>
          </wp:inline>
        </w:drawing>
      </w:r>
    </w:p>
    <w:p w14:paraId="0CCFA3BB" w14:textId="77777777" w:rsidR="000A506E" w:rsidRDefault="000A506E" w:rsidP="000A506E"/>
    <w:p w14:paraId="3B02644B" w14:textId="77777777" w:rsidR="0042520F" w:rsidRDefault="0042520F" w:rsidP="000A506E"/>
    <w:p w14:paraId="3920317C" w14:textId="77777777" w:rsidR="0042520F" w:rsidRPr="000A506E" w:rsidRDefault="0042520F" w:rsidP="000A506E"/>
    <w:p w14:paraId="5A1C27AD" w14:textId="07EC73F0" w:rsidR="003E24FF" w:rsidRPr="000A506E" w:rsidRDefault="009B34E5" w:rsidP="000A506E">
      <w:pPr>
        <w:pStyle w:val="Heading2"/>
        <w:rPr>
          <w:lang w:val="en-GB"/>
        </w:rPr>
      </w:pPr>
      <w:ins w:id="7" w:author="Ludovic Suttor-Sorel" w:date="2025-10-24T14:35:00Z" w16du:dateUtc="2025-10-24T12:35:00Z">
        <w:r>
          <w:rPr>
            <w:lang w:val="en-GB"/>
          </w:rPr>
          <w:t xml:space="preserve">2.2. </w:t>
        </w:r>
      </w:ins>
      <w:r w:rsidR="31423511" w:rsidRPr="31423511">
        <w:rPr>
          <w:lang w:val="en-GB"/>
        </w:rPr>
        <w:t xml:space="preserve">Why EUCAM growth estimates are implausible </w:t>
      </w:r>
    </w:p>
    <w:p w14:paraId="5405136B" w14:textId="5BA17233" w:rsidR="00EB13A0" w:rsidRPr="00EB13A0" w:rsidRDefault="6AA857D1" w:rsidP="004621F0">
      <w:r>
        <w:t>The EUCAM’s limited policy</w:t>
      </w:r>
      <w:r w:rsidR="009416B1">
        <w:t xml:space="preserve"> </w:t>
      </w:r>
      <w:r>
        <w:t>dependence results from the fact that it incorporates only legally fixed or already implemented policy measures, and primarily up to two years into the future. Beyond this point, the framework forecasts the key variables determining potential output (e.g., investment, TFP, participation rate, etc.) via time-series models rather than explicitly estimating the long-term impact of policies on these variables.</w:t>
      </w:r>
    </w:p>
    <w:p w14:paraId="52A9E797" w14:textId="54403AF0" w:rsidR="00ED57E6" w:rsidRPr="000A144E" w:rsidRDefault="6AA857D1" w:rsidP="00E076D4">
      <w:r>
        <w:t xml:space="preserve">There are two critical issues with this approach. First, where forecasters deem the implementation timing or specifics of proposed policies to be too uncertain, these policies are disregarded in the short-term forecasts entirely. A recent example is Germany’s infrastructure investment fund: a substantial €500 billion investment package was publicly known to be spent over the next decade yet excluded from EUCAM due to uncertainty about the specific details of the investment plans </w:t>
      </w:r>
      <w:r w:rsidR="00ED57E6">
        <w:fldChar w:fldCharType="begin"/>
      </w:r>
      <w:r w:rsidR="008C7004">
        <w:instrText xml:space="preserve"> ADDIN ZOTERO_ITEM CSL_CITATION {"citationID":"FnDM708V","properties":{"formattedCitation":"(European Commission 2025a)","plainCitation":"(European Commission 2025a)","noteIndex":0},"citationItems":[{"id":19300,"uris":["http://zotero.org/groups/4867909/items/QPJ5Q9M8"],"itemData":{"id":19300,"type":"book","event-place":"LU","language":"en","publisher":"Publications Office","publisher-place":"LU","source":"DOI.org (CSL JSON)","title":"European Economic Forecast: Spring 2025.","title-short":"European economic forecast","URL":"https://data.europa.eu/doi/10.2765/5652264","author":[{"literal":"European Commission"}],"accessed":{"date-parts":[["2025",9,29]]},"issued":{"date-parts":[["2025"]]}}}],"schema":"https://github.com/citation-style-language/schema/raw/master/csl-citation.json"} </w:instrText>
      </w:r>
      <w:r w:rsidR="00ED57E6">
        <w:fldChar w:fldCharType="separate"/>
      </w:r>
      <w:r w:rsidR="00200354" w:rsidRPr="00200354">
        <w:rPr>
          <w:rFonts w:cs="Open Sans"/>
        </w:rPr>
        <w:t>(European Commission 2025a)</w:t>
      </w:r>
      <w:r w:rsidR="00ED57E6">
        <w:fldChar w:fldCharType="end"/>
      </w:r>
      <w:r>
        <w:t>.</w:t>
      </w:r>
    </w:p>
    <w:p w14:paraId="47A32B2F" w14:textId="66FFB41D" w:rsidR="002A199A" w:rsidRPr="000A144E" w:rsidRDefault="6AA857D1" w:rsidP="00E076D4">
      <w:r>
        <w:lastRenderedPageBreak/>
        <w:t xml:space="preserve">Second, if measures are legislated but take effect only at some point in the future beyond the two-year horizon, the EUCAM estimates do not reflect these measures. Similarly, if the effect of policies will increase substantially over the long-term but have </w:t>
      </w:r>
      <w:r w:rsidR="002007AC">
        <w:t xml:space="preserve">smaller </w:t>
      </w:r>
      <w:r w:rsidR="74C96E85">
        <w:t>short-term</w:t>
      </w:r>
      <w:r w:rsidR="002007AC">
        <w:t xml:space="preserve"> e</w:t>
      </w:r>
      <w:r>
        <w:t>ffects, forecasting via autoregressive time-series models may severely underestimate these dynamics. A good example are investments in childcare infrastructure or schools: such policies may only lead to higher labour force participation of parents and positive productivity impacts over the medium to long</w:t>
      </w:r>
      <w:r w:rsidR="004508EA">
        <w:t xml:space="preserve"> </w:t>
      </w:r>
      <w:r>
        <w:t xml:space="preserve">term, even though the respective policies are implemented today.  </w:t>
      </w:r>
    </w:p>
    <w:p w14:paraId="47608BED" w14:textId="272C83F1" w:rsidR="00F47541" w:rsidRDefault="6AA857D1" w:rsidP="00E076D4">
      <w:r w:rsidRPr="00724151">
        <w:t>On its own, the us</w:t>
      </w:r>
      <w:r w:rsidR="00E126D9">
        <w:t>e</w:t>
      </w:r>
      <w:r w:rsidRPr="00724151">
        <w:t xml:space="preserve"> of EUCAM could be defended </w:t>
      </w:r>
      <w:r w:rsidR="00006FF8">
        <w:t>as a deliberate choice to base projections only on</w:t>
      </w:r>
      <w:r w:rsidR="002F67BB">
        <w:t xml:space="preserve"> </w:t>
      </w:r>
      <w:r w:rsidR="00762D28">
        <w:t>observable or measurable effects of</w:t>
      </w:r>
      <w:r w:rsidR="00006FF8">
        <w:t xml:space="preserve"> </w:t>
      </w:r>
      <w:r w:rsidR="004B201A" w:rsidRPr="004B201A">
        <w:t>policies that are already legislated or otherwise certain</w:t>
      </w:r>
      <w:r w:rsidR="004B201A">
        <w:t xml:space="preserve">: </w:t>
      </w:r>
      <w:r w:rsidRPr="00724151">
        <w:t xml:space="preserve"> It explicitly assumes that there will be no</w:t>
      </w:r>
      <w:r w:rsidR="004B201A">
        <w:t xml:space="preserve"> additional</w:t>
      </w:r>
      <w:r w:rsidRPr="00724151">
        <w:t xml:space="preserve"> policy changes after year two of the forecast (currently 2026).</w:t>
      </w:r>
      <w:r w:rsidR="00480486">
        <w:t xml:space="preserve"> </w:t>
      </w:r>
      <w:r w:rsidR="00E93687" w:rsidRPr="00E93687">
        <w:t>However, this also means that both expansionary and contractionary policy changes beyond the forecast horizon are excluded</w:t>
      </w:r>
      <w:r w:rsidR="00E93687">
        <w:t xml:space="preserve">. </w:t>
      </w:r>
      <w:r>
        <w:t xml:space="preserve"> This is not an issue per se if the EUCAM were only used for growth projections. However, the problem arises in the next step: when the DSA assesses </w:t>
      </w:r>
      <w:r w:rsidR="00344AD3">
        <w:t xml:space="preserve">debt sustainability and </w:t>
      </w:r>
      <w:r>
        <w:t xml:space="preserve">fiscal space based on these estimates. That is where a biased growth projection results in misguided policy </w:t>
      </w:r>
      <w:r w:rsidR="00D12247">
        <w:t>rules</w:t>
      </w:r>
      <w:r>
        <w:t>.</w:t>
      </w:r>
    </w:p>
    <w:p w14:paraId="1C72C633" w14:textId="77777777" w:rsidR="00875DB9" w:rsidRPr="000A144E" w:rsidRDefault="00875DB9" w:rsidP="00E076D4"/>
    <w:p w14:paraId="66E68C66" w14:textId="13757C7B" w:rsidR="0072545D" w:rsidRDefault="009B34E5" w:rsidP="00B37802">
      <w:pPr>
        <w:pStyle w:val="Heading2"/>
        <w:rPr>
          <w:lang w:val="en-GB"/>
        </w:rPr>
      </w:pPr>
      <w:ins w:id="8" w:author="Ludovic Suttor-Sorel" w:date="2025-10-24T14:35:00Z" w16du:dateUtc="2025-10-24T12:35:00Z">
        <w:r>
          <w:rPr>
            <w:lang w:val="en-GB"/>
          </w:rPr>
          <w:t xml:space="preserve">2.3. </w:t>
        </w:r>
      </w:ins>
      <w:r w:rsidR="00EC2755" w:rsidRPr="000A144E">
        <w:rPr>
          <w:lang w:val="en-GB"/>
        </w:rPr>
        <w:t xml:space="preserve">The implications for </w:t>
      </w:r>
      <w:r w:rsidR="00AF3977">
        <w:rPr>
          <w:lang w:val="en-GB"/>
        </w:rPr>
        <w:t>the DSA</w:t>
      </w:r>
    </w:p>
    <w:p w14:paraId="172FC209" w14:textId="20C5F6E8" w:rsidR="00B63B1F" w:rsidRDefault="00D72170" w:rsidP="002A2815">
      <w:r>
        <w:t>The EUCAM</w:t>
      </w:r>
      <w:r w:rsidR="005D3623">
        <w:t>-</w:t>
      </w:r>
      <w:r>
        <w:t xml:space="preserve">produced growth estimates are fed exogenously into the DSA to assess </w:t>
      </w:r>
      <w:r w:rsidR="00D75B38">
        <w:t>debt sustainability</w:t>
      </w:r>
      <w:r w:rsidR="007507D8">
        <w:t xml:space="preserve"> and calculate </w:t>
      </w:r>
      <w:r>
        <w:t xml:space="preserve">fiscal space. </w:t>
      </w:r>
      <w:r w:rsidR="004306CE">
        <w:t>W</w:t>
      </w:r>
      <w:r w:rsidR="00501F9F">
        <w:t>ithin the DSA</w:t>
      </w:r>
      <w:r w:rsidR="005D3623">
        <w:t>,</w:t>
      </w:r>
      <w:r w:rsidR="00501F9F">
        <w:t xml:space="preserve"> </w:t>
      </w:r>
      <w:r w:rsidR="004306CE">
        <w:t>fiscal policy</w:t>
      </w:r>
      <w:r w:rsidR="00C502B1">
        <w:rPr>
          <w:rFonts w:cs="Open Sans"/>
        </w:rPr>
        <w:t xml:space="preserve"> – </w:t>
      </w:r>
      <w:r w:rsidR="004306CE">
        <w:t>modelled via changes in the SPB</w:t>
      </w:r>
      <w:r w:rsidR="00C502B1">
        <w:rPr>
          <w:rFonts w:cs="Open Sans"/>
        </w:rPr>
        <w:t xml:space="preserve"> –</w:t>
      </w:r>
      <w:r w:rsidR="00C502B1">
        <w:t xml:space="preserve"> </w:t>
      </w:r>
      <w:r w:rsidR="004306CE">
        <w:t xml:space="preserve">affects </w:t>
      </w:r>
      <w:r w:rsidR="00501F9F">
        <w:t xml:space="preserve">GDP and potential output </w:t>
      </w:r>
      <w:r w:rsidR="00723F34">
        <w:t xml:space="preserve">very </w:t>
      </w:r>
      <w:r w:rsidR="00501F9F">
        <w:t>differently:</w:t>
      </w:r>
      <w:r w:rsidR="6AA857D1" w:rsidRPr="0075312D">
        <w:t xml:space="preserve"> </w:t>
      </w:r>
      <w:r w:rsidR="00756518">
        <w:t>on the one hand</w:t>
      </w:r>
      <w:r w:rsidR="005D3623">
        <w:t>,</w:t>
      </w:r>
      <w:r w:rsidR="00756518">
        <w:t xml:space="preserve"> </w:t>
      </w:r>
      <w:r w:rsidR="00756518" w:rsidRPr="0075312D">
        <w:t xml:space="preserve">GDP </w:t>
      </w:r>
      <w:r w:rsidR="00723F34">
        <w:t xml:space="preserve">is modelled to react </w:t>
      </w:r>
      <w:r w:rsidR="00756518" w:rsidRPr="0075312D">
        <w:t xml:space="preserve">to changes in the SPB through a constant multiplier affecting the output gap </w:t>
      </w:r>
      <w:r w:rsidR="00756518" w:rsidRPr="0075312D">
        <w:fldChar w:fldCharType="begin"/>
      </w:r>
      <w:r w:rsidR="008C7004">
        <w:instrText xml:space="preserve"> ADDIN ZOTERO_ITEM CSL_CITATION {"citationID":"BgdwrwX9","properties":{"formattedCitation":"(Darvas et al. 2024)","plainCitation":"(Darvas et al. 2024)","noteIndex":0},"citationItems":[{"id":34,"uris":["http://zotero.org/groups/4867909/items/RXUPVJ3R"],"itemData":{"id":34,"type":"webpage","container-title":"Bruegel","title":"The implications of the European Union’s new fiscal rules","URL":"https://www.bruegel.org/policy-brief/implications-european-unions-new-fiscal-rules","author":[{"family":"Darvas","given":"Zsolt"},{"family":"Welslau","given":"Lennard"},{"family":"Zettelmeyer","given":"Jeromin"}],"accessed":{"date-parts":[["2025",1,16]]},"issued":{"date-parts":[["2024"]]}}}],"schema":"https://github.com/citation-style-language/schema/raw/master/csl-citation.json"} </w:instrText>
      </w:r>
      <w:r w:rsidR="00756518" w:rsidRPr="0075312D">
        <w:fldChar w:fldCharType="separate"/>
      </w:r>
      <w:r w:rsidR="00200354" w:rsidRPr="00200354">
        <w:rPr>
          <w:rFonts w:cs="Open Sans"/>
        </w:rPr>
        <w:t>(Darvas et al. 2024)</w:t>
      </w:r>
      <w:r w:rsidR="00756518" w:rsidRPr="0075312D">
        <w:fldChar w:fldCharType="end"/>
      </w:r>
      <w:r w:rsidR="00756518">
        <w:t>.</w:t>
      </w:r>
      <w:r w:rsidR="00723F34">
        <w:t xml:space="preserve"> O</w:t>
      </w:r>
      <w:r w:rsidR="6AA857D1" w:rsidRPr="0075312D">
        <w:t xml:space="preserve">n the </w:t>
      </w:r>
      <w:r w:rsidR="00943032">
        <w:t>other</w:t>
      </w:r>
      <w:r w:rsidR="00943032" w:rsidRPr="0075312D">
        <w:t xml:space="preserve"> </w:t>
      </w:r>
      <w:r w:rsidR="6AA857D1" w:rsidRPr="0075312D">
        <w:t xml:space="preserve">hand, </w:t>
      </w:r>
      <w:r w:rsidR="00DA35FD">
        <w:t>potential output remains unaffected by changes in the SPB</w:t>
      </w:r>
      <w:r w:rsidR="005B5AE1">
        <w:t xml:space="preserve"> (see Figure </w:t>
      </w:r>
      <w:r w:rsidR="00386A40">
        <w:t>1</w:t>
      </w:r>
      <w:r w:rsidR="005B5AE1">
        <w:t>)</w:t>
      </w:r>
      <w:r w:rsidR="00DA35FD">
        <w:t>.</w:t>
      </w:r>
      <w:r w:rsidR="001C46B6" w:rsidRPr="0075312D">
        <w:t xml:space="preserve"> </w:t>
      </w:r>
    </w:p>
    <w:p w14:paraId="4EF11077" w14:textId="46BB0BD7" w:rsidR="001F6F1B" w:rsidRDefault="000756C5" w:rsidP="000756C5">
      <w:r>
        <w:t>This introduces two fundamental problems. First, there is a clear inconsistency in how the EU fiscal rules deal with growth: while EUCAM</w:t>
      </w:r>
      <w:r w:rsidRPr="7368F10E">
        <w:rPr>
          <w:rFonts w:cs="Open Sans"/>
        </w:rPr>
        <w:t xml:space="preserve"> – </w:t>
      </w:r>
      <w:r>
        <w:t>which provides the baseline for the DSA’s growth assumptions</w:t>
      </w:r>
      <w:r w:rsidRPr="7368F10E">
        <w:rPr>
          <w:rFonts w:cs="Open Sans"/>
        </w:rPr>
        <w:t xml:space="preserve"> – </w:t>
      </w:r>
      <w:r>
        <w:t>allows fiscal policy to influence both GDP and potential output (at least in the short term), the DSA assumes policy to only affect GDP.</w:t>
      </w:r>
      <w:r w:rsidR="0055364A">
        <w:t xml:space="preserve"> This inconsistency is particularly relevant in the case of investment</w:t>
      </w:r>
      <w:r w:rsidR="002547A5">
        <w:t>: While</w:t>
      </w:r>
      <w:r w:rsidR="0055364A">
        <w:t xml:space="preserve"> </w:t>
      </w:r>
      <w:r w:rsidR="002547A5">
        <w:t>the production function assumed in the EUCAM implies that investment affects both GDP and potential output</w:t>
      </w:r>
      <w:r w:rsidR="00864211">
        <w:t>, t</w:t>
      </w:r>
      <w:r w:rsidR="0055364A">
        <w:t xml:space="preserve">he </w:t>
      </w:r>
      <w:r w:rsidR="00484B82">
        <w:t>DSA assumes</w:t>
      </w:r>
      <w:r w:rsidR="0055364A">
        <w:t xml:space="preserve"> that changes in public investment only affect the cyclical component of GDP but leaves the long-run level of GDP unaffected.</w:t>
      </w:r>
      <w:r w:rsidR="0009488A">
        <w:t xml:space="preserve"> </w:t>
      </w:r>
      <w:r>
        <w:t xml:space="preserve"> </w:t>
      </w:r>
    </w:p>
    <w:p w14:paraId="65C48427" w14:textId="4045C05A" w:rsidR="000756C5" w:rsidRDefault="000756C5" w:rsidP="000756C5">
      <w:pPr>
        <w:rPr>
          <w:highlight w:val="yellow"/>
        </w:rPr>
      </w:pPr>
      <w:r>
        <w:t>Second, this assumption in the DSA is not only inconsistent with the EUCAM, but also highly questionable economically. T</w:t>
      </w:r>
      <w:r w:rsidRPr="000300EE">
        <w:t>he DSA effectively assumes that fiscal policy can only influence cyclical, demand-driven fluctuations, while having no lasting effect on the economy’s productive capacit</w:t>
      </w:r>
      <w:r>
        <w:t xml:space="preserve">ies. </w:t>
      </w:r>
      <w:r w:rsidRPr="00CF0381">
        <w:t>This logic implies that, regardless of the policy choices made in member states’ medium-term plans, potential output</w:t>
      </w:r>
      <w:r>
        <w:t>, and therefore long-term GDP,</w:t>
      </w:r>
      <w:r w:rsidRPr="00CF0381">
        <w:t xml:space="preserve"> will </w:t>
      </w:r>
      <w:r>
        <w:t>result in</w:t>
      </w:r>
      <w:r w:rsidRPr="00CF0381">
        <w:t xml:space="preserve"> exactly the same level.</w:t>
      </w:r>
      <w:r>
        <w:t xml:space="preserve"> </w:t>
      </w:r>
      <w:r w:rsidRPr="0005469E">
        <w:t>Taken to its extreme, a government could</w:t>
      </w:r>
      <w:r>
        <w:t>, for example,</w:t>
      </w:r>
      <w:r w:rsidRPr="0005469E">
        <w:t xml:space="preserve"> </w:t>
      </w:r>
      <w:r>
        <w:t>cut</w:t>
      </w:r>
      <w:r w:rsidRPr="0005469E">
        <w:t xml:space="preserve"> all public investment to meet</w:t>
      </w:r>
      <w:r>
        <w:t xml:space="preserve"> the</w:t>
      </w:r>
      <w:r w:rsidRPr="0005469E">
        <w:t xml:space="preserve"> </w:t>
      </w:r>
      <w:r>
        <w:t>DSA</w:t>
      </w:r>
      <w:r w:rsidRPr="0005469E">
        <w:t xml:space="preserve"> </w:t>
      </w:r>
      <w:r>
        <w:t>criteria</w:t>
      </w:r>
      <w:r w:rsidRPr="0005469E">
        <w:t xml:space="preserve"> without any estimated impact on potential growth or long-run GDP</w:t>
      </w:r>
      <w:r>
        <w:t xml:space="preserve"> in the context of the DSA.</w:t>
      </w:r>
    </w:p>
    <w:p w14:paraId="489FB889" w14:textId="1F4C0EF2" w:rsidR="001F5896" w:rsidRPr="000A144E" w:rsidRDefault="6AA857D1" w:rsidP="002A2815">
      <w:r>
        <w:t xml:space="preserve">Germany’s recent </w:t>
      </w:r>
      <w:r w:rsidRPr="003F4BD3">
        <w:t>fiscal p</w:t>
      </w:r>
      <w:r>
        <w:t xml:space="preserve">ackage is a good example of this discrepancy: the respective investments are part of the </w:t>
      </w:r>
      <w:r w:rsidR="00C502B1">
        <w:t>medium-term plan</w:t>
      </w:r>
      <w:r>
        <w:t xml:space="preserve"> </w:t>
      </w:r>
      <w:r w:rsidRPr="005D11A6">
        <w:t>and therefore the DSA</w:t>
      </w:r>
      <w:r w:rsidR="005D11A6">
        <w:t xml:space="preserve"> estimations</w:t>
      </w:r>
      <w:r w:rsidRPr="005D11A6">
        <w:t>, even</w:t>
      </w:r>
      <w:r>
        <w:t xml:space="preserve"> though they are not included in the current EUCAM forecast </w:t>
      </w:r>
      <w:r w:rsidR="00C22437">
        <w:fldChar w:fldCharType="begin"/>
      </w:r>
      <w:r w:rsidR="008C7004">
        <w:instrText xml:space="preserve"> ADDIN ZOTERO_ITEM CSL_CITATION {"citationID":"NzDGnZn3","properties":{"formattedCitation":"(European Commission 2025a)","plainCitation":"(European Commission 2025a)","noteIndex":0},"citationItems":[{"id":19300,"uris":["http://zotero.org/groups/4867909/items/QPJ5Q9M8"],"itemData":{"id":19300,"type":"book","event-place":"LU","language":"en","publisher":"Publications Office","publisher-place":"LU","source":"DOI.org (CSL JSON)","title":"European Economic Forecast: Spring 2025.","title-short":"European economic forecast","URL":"https://data.europa.eu/doi/10.2765/5652264","author":[{"literal":"European Commission"}],"accessed":{"date-parts":[["2025",9,29]]},"issued":{"date-parts":[["2025"]]}}}],"schema":"https://github.com/citation-style-language/schema/raw/master/csl-citation.json"} </w:instrText>
      </w:r>
      <w:r w:rsidR="00C22437">
        <w:fldChar w:fldCharType="separate"/>
      </w:r>
      <w:r w:rsidR="00200354" w:rsidRPr="00200354">
        <w:rPr>
          <w:rFonts w:cs="Open Sans"/>
        </w:rPr>
        <w:t>(European Commission 2025a)</w:t>
      </w:r>
      <w:r w:rsidR="00C22437">
        <w:fldChar w:fldCharType="end"/>
      </w:r>
      <w:r>
        <w:t>. Thus, while short-term demand-side impacts of the investment</w:t>
      </w:r>
      <w:r w:rsidR="006329E3">
        <w:t xml:space="preserve">s </w:t>
      </w:r>
      <w:r w:rsidR="006B5998">
        <w:t xml:space="preserve">as well as </w:t>
      </w:r>
      <w:r w:rsidR="001D15F0">
        <w:t>their</w:t>
      </w:r>
      <w:r w:rsidR="006329E3">
        <w:t xml:space="preserve"> costs </w:t>
      </w:r>
      <w:r>
        <w:t xml:space="preserve">are </w:t>
      </w:r>
      <w:r w:rsidR="00C006FF">
        <w:t>reflected</w:t>
      </w:r>
      <w:r w:rsidR="003F5A81">
        <w:t xml:space="preserve"> </w:t>
      </w:r>
      <w:r>
        <w:t xml:space="preserve">in the DSA, their effects </w:t>
      </w:r>
      <w:r>
        <w:lastRenderedPageBreak/>
        <w:t>on supply-side factors determin</w:t>
      </w:r>
      <w:r w:rsidR="008B3296">
        <w:t>ing</w:t>
      </w:r>
      <w:r>
        <w:t xml:space="preserve"> potential output are ignored. This is especially problematic as the planned public infrastructure investments increase the public capital stock and may also raise productivity in the long-term </w:t>
      </w:r>
      <w:r w:rsidR="00C22437">
        <w:fldChar w:fldCharType="begin"/>
      </w:r>
      <w:r w:rsidR="008C7004">
        <w:instrText xml:space="preserve"> ADDIN ZOTERO_ITEM CSL_CITATION {"citationID":"Uxl8mym0","properties":{"formattedCitation":"(Ramey 2020)","plainCitation":"(Ramey 2020)","noteIndex":0},"citationItems":[{"id":19310,"uris":["http://zotero.org/groups/4867909/items/DTUAEDPL"],"itemData":{"id":19310,"type":"article-journal","abstract":"Can greater investment in infrastructure raise U.S. long-run output? Are infrastructure projects a good short-run stimulus to the economy? This paper uses insights from the macroeconomics literature to address these questions. I begin by analyzing the effects of government investment in both a stylized neoclassical model and a medium-scale New Keynesian model, highlighting the economic mechanisms that govern the strength of the short-run and long-run impacts. The analysis confirms earlier findings that the implementation delays inherent in infrastructure projects reduce short-run multipliers in most cases. In contrast, long-run multipliers can be sizable when government capital is productive. Moreover, these multipliers are greater if the economy starts from a point below the socially optimal amount of public capital. Turning to empirical estimation, I use the theoretical model to explain the econometric challenges to estimating the elasticity of output to public infrastructure. Using both artificial data generated by simulations of the model and extensions of existing empirical work, I demonstrate how both general equilibrium effects and optimal choice of public capital are likely to impart upward biases to output elasticity estimates. Finally, I review and extend some empirical estimates of the shortrun effects, focusing on infrastructure spending in the ARRA.","language":"en","source":"Zotero","title":"The Macroeconomic Consequences of Infrastructure Investment","author":[{"family":"Ramey","given":"Valerie A"}],"issued":{"date-parts":[["2020"]]}}}],"schema":"https://github.com/citation-style-language/schema/raw/master/csl-citation.json"} </w:instrText>
      </w:r>
      <w:r w:rsidR="00C22437">
        <w:fldChar w:fldCharType="separate"/>
      </w:r>
      <w:r w:rsidR="00200354" w:rsidRPr="00200354">
        <w:rPr>
          <w:rFonts w:cs="Open Sans"/>
        </w:rPr>
        <w:t>(Ramey 2020)</w:t>
      </w:r>
      <w:r w:rsidR="00C22437">
        <w:fldChar w:fldCharType="end"/>
      </w:r>
      <w:r>
        <w:t xml:space="preserve">, both of which would increase potential output. The same holds true for other policy measures mentioned in national </w:t>
      </w:r>
      <w:r w:rsidR="00FC0A7F">
        <w:t>m</w:t>
      </w:r>
      <w:r w:rsidR="007C1777">
        <w:t>edium-term plans</w:t>
      </w:r>
      <w:r>
        <w:t>, e.g., childcare reforms</w:t>
      </w:r>
      <w:r w:rsidR="001038AD">
        <w:t xml:space="preserve">, </w:t>
      </w:r>
      <w:r>
        <w:t>policies aiming at fostering R&amp;D expenditure</w:t>
      </w:r>
      <w:r w:rsidR="001038AD">
        <w:t xml:space="preserve">, or </w:t>
      </w:r>
      <w:r w:rsidR="00901118">
        <w:t>tax reforms stimulating private investment</w:t>
      </w:r>
      <w:r>
        <w:t xml:space="preserve">. </w:t>
      </w:r>
    </w:p>
    <w:p w14:paraId="3C8CE9CF" w14:textId="67322ED2" w:rsidR="00315F3D" w:rsidRPr="00F15B28" w:rsidRDefault="6AA857D1" w:rsidP="00315F3D">
      <w:r w:rsidRPr="00F15B28">
        <w:t>Crucially, the</w:t>
      </w:r>
      <w:r w:rsidR="006F7BF0" w:rsidRPr="00F15B28">
        <w:t>se</w:t>
      </w:r>
      <w:r w:rsidRPr="00F15B28">
        <w:t xml:space="preserve"> dynamics reduce incentives for</w:t>
      </w:r>
      <w:r w:rsidR="002B12C8" w:rsidRPr="00F15B28">
        <w:t xml:space="preserve"> </w:t>
      </w:r>
      <w:r w:rsidR="00885886" w:rsidRPr="00F15B28">
        <w:t xml:space="preserve">structural, </w:t>
      </w:r>
      <w:r w:rsidR="002B514C" w:rsidRPr="00F15B28">
        <w:t>growth-enhancing</w:t>
      </w:r>
      <w:r w:rsidR="002B514C" w:rsidRPr="00DF2D91">
        <w:rPr>
          <w:rStyle w:val="FootnoteReference"/>
        </w:rPr>
        <w:footnoteReference w:id="3"/>
      </w:r>
      <w:r w:rsidR="002B514C" w:rsidRPr="00F15B28">
        <w:t xml:space="preserve"> </w:t>
      </w:r>
      <w:r w:rsidR="00885886" w:rsidRPr="00F15B28">
        <w:t>reforms</w:t>
      </w:r>
      <w:r w:rsidRPr="00F15B28">
        <w:t xml:space="preserve">: </w:t>
      </w:r>
      <w:r w:rsidR="00652E3B" w:rsidRPr="00F15B28">
        <w:t xml:space="preserve">while </w:t>
      </w:r>
      <w:r w:rsidR="003010CC" w:rsidRPr="00F15B28">
        <w:t xml:space="preserve">growth-enhancing </w:t>
      </w:r>
      <w:r w:rsidR="008F161E" w:rsidRPr="00F15B28">
        <w:t>policies</w:t>
      </w:r>
      <w:r w:rsidR="003010CC" w:rsidRPr="00F15B28">
        <w:t xml:space="preserve"> may </w:t>
      </w:r>
      <w:r w:rsidR="00875BAA" w:rsidRPr="00F15B28">
        <w:t>influence</w:t>
      </w:r>
      <w:r w:rsidR="009F6B0F" w:rsidRPr="00F15B28">
        <w:t xml:space="preserve"> the business cycle and thus </w:t>
      </w:r>
      <w:r w:rsidR="003010CC" w:rsidRPr="00F15B28">
        <w:t>raise</w:t>
      </w:r>
      <w:r w:rsidR="00875BAA" w:rsidRPr="00F15B28">
        <w:t xml:space="preserve"> short- to medium-term</w:t>
      </w:r>
      <w:r w:rsidR="003010CC" w:rsidRPr="00F15B28">
        <w:t xml:space="preserve"> GDP growth, </w:t>
      </w:r>
      <w:r w:rsidR="009F6B0F" w:rsidRPr="00F15B28">
        <w:t>they have no impact o</w:t>
      </w:r>
      <w:r w:rsidR="00C34851" w:rsidRPr="00F15B28">
        <w:t>n</w:t>
      </w:r>
      <w:r w:rsidR="009F6B0F" w:rsidRPr="00F15B28">
        <w:t xml:space="preserve"> the </w:t>
      </w:r>
      <w:r w:rsidR="00C34851" w:rsidRPr="00F15B28">
        <w:t xml:space="preserve">economy’s </w:t>
      </w:r>
      <w:r w:rsidR="009F6B0F" w:rsidRPr="00F15B28">
        <w:t>structural, sustainable level of</w:t>
      </w:r>
      <w:r w:rsidR="00C861DA" w:rsidRPr="00F15B28">
        <w:t xml:space="preserve"> the</w:t>
      </w:r>
      <w:r w:rsidR="00875BAA" w:rsidRPr="00F15B28">
        <w:t xml:space="preserve"> economy (i.e., potential output).</w:t>
      </w:r>
      <w:r w:rsidR="00C861DA" w:rsidRPr="00F15B28">
        <w:t xml:space="preserve"> </w:t>
      </w:r>
      <w:r w:rsidR="00875BAA" w:rsidRPr="00F15B28">
        <w:t xml:space="preserve">Therefore, </w:t>
      </w:r>
      <w:r w:rsidR="00615F27" w:rsidRPr="00F15B28">
        <w:t xml:space="preserve">the increase in spending associated with </w:t>
      </w:r>
      <w:r w:rsidR="00985899" w:rsidRPr="00F15B28">
        <w:t>such</w:t>
      </w:r>
      <w:r w:rsidR="00615F27" w:rsidRPr="00F15B28">
        <w:t xml:space="preserve"> reforms </w:t>
      </w:r>
      <w:r w:rsidR="00985899" w:rsidRPr="00F15B28">
        <w:t xml:space="preserve">is captured by the DSA, but large parts of their growth impacts are ignored. </w:t>
      </w:r>
      <w:r w:rsidR="00A81395" w:rsidRPr="00F15B28">
        <w:t>Because costs are fully captured, but not the corresponding growth impacts, the SPB adjustment</w:t>
      </w:r>
      <w:r w:rsidR="00830C81">
        <w:t>s</w:t>
      </w:r>
      <w:r w:rsidR="00071254" w:rsidRPr="00F15B28">
        <w:t xml:space="preserve"> required</w:t>
      </w:r>
      <w:r w:rsidR="00A81395" w:rsidRPr="00F15B28">
        <w:t xml:space="preserve"> to meet the DSA criteria</w:t>
      </w:r>
      <w:r w:rsidR="00315F3D" w:rsidRPr="00F15B28">
        <w:t xml:space="preserve"> must </w:t>
      </w:r>
      <w:r w:rsidR="00071254" w:rsidRPr="00F15B28">
        <w:t xml:space="preserve">then </w:t>
      </w:r>
      <w:r w:rsidR="00315F3D" w:rsidRPr="00F15B28">
        <w:t>be larger</w:t>
      </w:r>
      <w:r w:rsidR="00A81395" w:rsidRPr="00F15B28">
        <w:t xml:space="preserve"> </w:t>
      </w:r>
      <w:r w:rsidR="00315F3D" w:rsidRPr="00F15B28">
        <w:t>than what would be necessary if potential growth responded to policy</w:t>
      </w:r>
      <w:r w:rsidRPr="00F15B28">
        <w:t xml:space="preserve">. </w:t>
      </w:r>
      <w:r w:rsidR="00264CE7" w:rsidRPr="00F15B28">
        <w:t xml:space="preserve">Similarly, </w:t>
      </w:r>
      <w:r w:rsidR="000A1E6E" w:rsidRPr="00F15B28">
        <w:t>the effects of policies hampering potential growth are also not accurately reflected in the DSA.</w:t>
      </w:r>
    </w:p>
    <w:p w14:paraId="671BCFB5" w14:textId="1BC811BC" w:rsidR="000A1E6E" w:rsidRPr="00F15B28" w:rsidRDefault="000A1E6E" w:rsidP="00315F3D">
      <w:r>
        <w:t xml:space="preserve">In practice, </w:t>
      </w:r>
      <w:r w:rsidR="0004776F">
        <w:t>these DSA</w:t>
      </w:r>
      <w:r w:rsidR="00450C09">
        <w:t xml:space="preserve"> dynamics can even be self-defeating</w:t>
      </w:r>
      <w:r w:rsidR="0004776F">
        <w:t xml:space="preserve"> by incentivising austerity over </w:t>
      </w:r>
      <w:r w:rsidR="00F81717">
        <w:t xml:space="preserve">structural reforms: </w:t>
      </w:r>
      <w:r w:rsidR="00FE6BF9">
        <w:t xml:space="preserve">for </w:t>
      </w:r>
      <w:r w:rsidR="00484B82">
        <w:t>instance,</w:t>
      </w:r>
      <w:r w:rsidR="00FE6BF9">
        <w:t xml:space="preserve"> </w:t>
      </w:r>
      <w:r w:rsidR="00F81717">
        <w:t>if</w:t>
      </w:r>
      <w:r w:rsidR="00B0562C">
        <w:t xml:space="preserve"> </w:t>
      </w:r>
      <w:r w:rsidR="00F81717">
        <w:t xml:space="preserve">increasing </w:t>
      </w:r>
      <w:r w:rsidR="00F56C93">
        <w:t xml:space="preserve">investment spending has </w:t>
      </w:r>
      <w:r w:rsidR="00BD291F">
        <w:t>the same</w:t>
      </w:r>
      <w:r w:rsidR="00F56C93">
        <w:t xml:space="preserve"> effect on potential output and long-term growth</w:t>
      </w:r>
      <w:r w:rsidR="00203E1D">
        <w:t xml:space="preserve"> as decreasing it</w:t>
      </w:r>
      <w:r w:rsidR="00F56C93">
        <w:t xml:space="preserve">, spending cuts are more </w:t>
      </w:r>
      <w:r w:rsidR="00BD291F">
        <w:t>effective</w:t>
      </w:r>
      <w:r w:rsidR="00F56C93">
        <w:t xml:space="preserve"> at </w:t>
      </w:r>
      <w:r w:rsidR="00F15B28">
        <w:t>reducing</w:t>
      </w:r>
      <w:r w:rsidR="00BD291F">
        <w:t xml:space="preserve"> debt ratios by design.</w:t>
      </w:r>
      <w:r w:rsidR="00F56C93">
        <w:t xml:space="preserve"> </w:t>
      </w:r>
      <w:r w:rsidR="00BD291F">
        <w:t xml:space="preserve">However, </w:t>
      </w:r>
      <w:r w:rsidR="00450C09">
        <w:t>empirical evidence shows that in advanced economies, fiscal consolidations that suppress growth tend to increase, rather than reduce, debt-to-GDP ratios, whereas successful consolidations have historically coincided with stronger output growth</w:t>
      </w:r>
      <w:r w:rsidR="00793F87">
        <w:t xml:space="preserve"> </w:t>
      </w:r>
      <w:r>
        <w:fldChar w:fldCharType="begin"/>
      </w:r>
      <w:r>
        <w:instrText xml:space="preserve"> ADDIN ZOTERO_ITEM CSL_CITATION {"citationID":"Nftiu1nO","properties":{"formattedCitation":"(International Monetary Fund 2023)","plainCitation":"(International Monetary Fund 2023)","noteIndex":0},"citationItems":[{"id":19929,"uris":["http://zotero.org/groups/4867909/items/VV4YBT8Z"],"itemData":{"id":19929,"type":"webpage","abstract":"The baseline forecast is for growth to fall from 3.4 percent in 2022 to 2.8 percent in 2023, before settling at 3.0 percent in 2024. Advanced economies are expected to see an especially pronounced growth slowdown, from 2.7 percent in 2022 to 1.3 percent in 2023. In a plausible alternative scenario with further financial sector stress, global growth declines to about 2.5 percent in 2023 with advanced economy growth falling below 1 percent. Global headline inflation in the baseline is set to fall from 8.7 percent in 2022 to 7.0 percent in 2023 on the back of lower commodity prices but underlying (core) inflation is likely to decline more slowly. Inflation’s return to target is unlikely before 2025 in most cases.","container-title":"IMF","language":"ENG","title":"World Economic Outlook, April 2023: A Rocky Recovery","title-short":"World Economic Outlook, April 2023","URL":"https://www.imf.org/en/Publications/WEO/Issues/2023/04/11/world-economic-outlook-april-2023","author":[{"family":"International Monetary Fund","given":""}],"accessed":{"date-parts":[["2025",10,15]]},"issued":{"date-parts":[["2023"]]}}}],"schema":"https://github.com/citation-style-language/schema/raw/master/csl-citation.json"} </w:instrText>
      </w:r>
      <w:r>
        <w:fldChar w:fldCharType="separate"/>
      </w:r>
      <w:r w:rsidR="00793F87" w:rsidRPr="7368F10E">
        <w:rPr>
          <w:rFonts w:cs="Open Sans"/>
        </w:rPr>
        <w:t>(International Monetary Fund 2023)</w:t>
      </w:r>
      <w:r>
        <w:fldChar w:fldCharType="end"/>
      </w:r>
      <w:r w:rsidR="00450C09">
        <w:t>.</w:t>
      </w:r>
    </w:p>
    <w:p w14:paraId="73FA388C" w14:textId="04A355CC" w:rsidR="00D04CF8" w:rsidRDefault="00E2329A" w:rsidP="002A2815">
      <w:r w:rsidRPr="00E2329A">
        <w:t xml:space="preserve">Recognising </w:t>
      </w:r>
      <w:r>
        <w:t xml:space="preserve">these concerns, </w:t>
      </w:r>
      <w:r w:rsidR="008A7447">
        <w:t xml:space="preserve">the EU and some </w:t>
      </w:r>
      <w:r w:rsidR="00682D07">
        <w:t>of its</w:t>
      </w:r>
      <w:r w:rsidR="00F20100">
        <w:t xml:space="preserve"> </w:t>
      </w:r>
      <w:r w:rsidR="008A7447">
        <w:t xml:space="preserve">member states have </w:t>
      </w:r>
      <w:r w:rsidR="00CB1B98">
        <w:t>started to incorporate the effects of policies on potential output. Both Italy and Spain have used the QUEST model to assess the impact of</w:t>
      </w:r>
      <w:r w:rsidR="009D1BEA">
        <w:t xml:space="preserve"> </w:t>
      </w:r>
      <w:r w:rsidR="008B3BF7">
        <w:t xml:space="preserve">relevant policies on </w:t>
      </w:r>
      <w:r w:rsidR="006113BD">
        <w:t>potential output in their respective medium-term</w:t>
      </w:r>
      <w:r w:rsidR="00FB1BBD">
        <w:t xml:space="preserve"> </w:t>
      </w:r>
      <w:r w:rsidR="006113BD">
        <w:t>plans</w:t>
      </w:r>
      <w:r w:rsidR="008C7004">
        <w:t xml:space="preserve"> </w:t>
      </w:r>
      <w:r w:rsidR="008C7004">
        <w:fldChar w:fldCharType="begin"/>
      </w:r>
      <w:r w:rsidR="003A257E">
        <w:instrText xml:space="preserve"> ADDIN ZOTERO_ITEM CSL_CITATION {"citationID":"DB24qGuD","properties":{"formattedCitation":"(Italian medium-term plan, Italian Ministry of Finance 2024; Spanish medium-term plan, Spanish Government 2025)","plainCitation":"(Italian medium-term plan, Italian Ministry of Finance 2024; Spanish medium-term plan, Spanish Government 2025)","noteIndex":0},"citationItems":[{"id":19261,"uris":["http://zotero.org/groups/4867909/items/2BHE7AV3"],"itemData":{"id":19261,"type":"webpage","title":"National Medium-Term Fiscal-Structural Plan Italy","URL":"https://economy-finance.ec.europa.eu/document/download/0a88fcbe-1df2-44c6-aec2-f9727b47399e_en?filename=national_medium-term_fiscal-structural_plan_italy_en.pdf","author":[{"family":"Italian medium-term plan, Italian Ministry of Finance","given":""}],"accessed":{"date-parts":[["2025",9,29]]},"issued":{"date-parts":[["2024"]]}}},{"id":19934,"uris":["http://zotero.org/groups/4867909/items/GPKZYX56"],"itemData":{"id":19934,"type":"webpage","title":"National Medium-Term Fiscal-Structural Plan Spain","URL":"https://economy-finance.ec.europa.eu/document/download/45e0463e-1216-459a-820a-c7eb9381f27d_es?filename=national_medium-term_fiscal-structural_plan_spain_es.pdf&amp;prefLang=en","author":[{"family":"Spanish medium-term plan, Spanish Government","given":""}],"accessed":{"date-parts":[["2025",10,15]]},"issued":{"date-parts":[["2025"]]}}}],"schema":"https://github.com/citation-style-language/schema/raw/master/csl-citation.json"} </w:instrText>
      </w:r>
      <w:r w:rsidR="008C7004">
        <w:fldChar w:fldCharType="separate"/>
      </w:r>
      <w:r w:rsidR="003A257E" w:rsidRPr="003A257E">
        <w:rPr>
          <w:rFonts w:cs="Open Sans"/>
        </w:rPr>
        <w:t>(Italian medium-term plan, Italian Ministry of Finance 2024; Spanish medium-term plan, Spanish Government 2025)</w:t>
      </w:r>
      <w:r w:rsidR="008C7004">
        <w:fldChar w:fldCharType="end"/>
      </w:r>
      <w:r w:rsidR="00FB1BBD" w:rsidRPr="003A257E">
        <w:t>.</w:t>
      </w:r>
      <w:r w:rsidR="00FB1BBD">
        <w:t xml:space="preserve"> </w:t>
      </w:r>
      <w:r w:rsidR="002A647C">
        <w:t xml:space="preserve">Similarly, the EU Commission itself recognises that policies </w:t>
      </w:r>
      <w:r w:rsidR="005E77B6">
        <w:t xml:space="preserve">may impact potential output: in the Debt Sustainability Monitor 2022, </w:t>
      </w:r>
      <w:r w:rsidR="00BA74D9">
        <w:t xml:space="preserve">the EU Commission states that </w:t>
      </w:r>
      <w:r w:rsidR="0084152A">
        <w:t>the Recov</w:t>
      </w:r>
      <w:r w:rsidR="009A5F52">
        <w:t xml:space="preserve">ery </w:t>
      </w:r>
      <w:r w:rsidR="0065385C">
        <w:t xml:space="preserve">and </w:t>
      </w:r>
      <w:r w:rsidR="00384F59">
        <w:t>Resilience</w:t>
      </w:r>
      <w:r w:rsidR="0065385C">
        <w:t xml:space="preserve"> Facility </w:t>
      </w:r>
      <w:r w:rsidR="00050F26">
        <w:t xml:space="preserve">will lift potential growth and therefore reduce </w:t>
      </w:r>
      <w:r w:rsidR="006779F7">
        <w:t>debt sustainability</w:t>
      </w:r>
      <w:r w:rsidR="003866F9">
        <w:t xml:space="preserve"> </w:t>
      </w:r>
      <w:r w:rsidR="003866F9">
        <w:fldChar w:fldCharType="begin"/>
      </w:r>
      <w:r w:rsidR="008C7004">
        <w:instrText xml:space="preserve"> ADDIN ZOTERO_ITEM CSL_CITATION {"citationID":"vnqMEx6q","properties":{"formattedCitation":"(European Commission 2022)","plainCitation":"(European Commission 2022)","noteIndex":0},"citationItems":[{"id":19931,"uris":["http://zotero.org/groups/4867909/items/QPWTQ8BD"],"itemData":{"id":19931,"type":"webpage","abstract":"This report provides an overview of fiscal sustainability challenges faced by EU Member States over the short, medium and long term.","language":"en","title":"Debt Sustainability Monitor 2022 - Economy and Finance","URL":"https://economy-finance.ec.europa.eu/publications/debt-sustainability-monitor-2022_en","author":[{"family":"European Commission","given":""}],"accessed":{"date-parts":[["2025",10,15]]},"issued":{"date-parts":[["2022"]]}}}],"schema":"https://github.com/citation-style-language/schema/raw/master/csl-citation.json"} </w:instrText>
      </w:r>
      <w:r w:rsidR="003866F9">
        <w:fldChar w:fldCharType="separate"/>
      </w:r>
      <w:r w:rsidR="003866F9" w:rsidRPr="003866F9">
        <w:rPr>
          <w:rFonts w:cs="Open Sans"/>
        </w:rPr>
        <w:t>(European Commission 2022)</w:t>
      </w:r>
      <w:r w:rsidR="003866F9">
        <w:fldChar w:fldCharType="end"/>
      </w:r>
      <w:r w:rsidR="00C208A6">
        <w:t xml:space="preserve">. </w:t>
      </w:r>
    </w:p>
    <w:p w14:paraId="7B95EAE0" w14:textId="7A0B5C2B" w:rsidR="000C3708" w:rsidRDefault="00C208A6" w:rsidP="001D3F12">
      <w:r>
        <w:t xml:space="preserve">Most recently, </w:t>
      </w:r>
      <w:r w:rsidR="003223C6">
        <w:t xml:space="preserve">Germany has </w:t>
      </w:r>
      <w:r w:rsidR="00AE465E">
        <w:t xml:space="preserve">argued that </w:t>
      </w:r>
      <w:r w:rsidR="006D35C7">
        <w:t xml:space="preserve">its fiscal package will lead to </w:t>
      </w:r>
      <w:r w:rsidR="008613C7">
        <w:t xml:space="preserve">higher potential growth, </w:t>
      </w:r>
      <w:r w:rsidR="00FA457C">
        <w:t xml:space="preserve">therefore </w:t>
      </w:r>
      <w:r w:rsidR="00197877">
        <w:t xml:space="preserve">applying </w:t>
      </w:r>
      <w:r w:rsidR="006B544F" w:rsidRPr="006B544F">
        <w:t>alternative potential growth</w:t>
      </w:r>
      <w:r w:rsidR="006B544F">
        <w:t xml:space="preserve"> </w:t>
      </w:r>
      <w:r w:rsidR="006B544F" w:rsidRPr="006B544F">
        <w:t xml:space="preserve">assumptions </w:t>
      </w:r>
      <w:r w:rsidR="006B544F">
        <w:t>in line with</w:t>
      </w:r>
      <w:r w:rsidR="006B544F" w:rsidRPr="006B544F">
        <w:t xml:space="preserve"> Article 36(1)(f) of Regulation (EU)</w:t>
      </w:r>
      <w:r w:rsidR="0056068D">
        <w:t xml:space="preserve"> </w:t>
      </w:r>
      <w:r w:rsidR="006B544F" w:rsidRPr="006B544F">
        <w:t>2024/1263</w:t>
      </w:r>
      <w:r w:rsidR="002C1560">
        <w:t xml:space="preserve">: </w:t>
      </w:r>
      <w:r w:rsidR="00341394">
        <w:t xml:space="preserve">when economically justified, member states may use a </w:t>
      </w:r>
      <w:r w:rsidR="00D33EF9">
        <w:t>more stable potential output series than that resulting from EUCAM</w:t>
      </w:r>
      <w:r w:rsidR="00D82BC0">
        <w:t xml:space="preserve"> as long as</w:t>
      </w:r>
      <w:r w:rsidR="00D04CF8">
        <w:t xml:space="preserve"> cumulative </w:t>
      </w:r>
      <w:r w:rsidR="00D82BC0">
        <w:t xml:space="preserve">growth </w:t>
      </w:r>
      <w:r w:rsidR="00A21D67">
        <w:t xml:space="preserve">remains </w:t>
      </w:r>
      <w:r w:rsidR="001D3F12">
        <w:t xml:space="preserve">unchanged. </w:t>
      </w:r>
      <w:r w:rsidR="009B59F7">
        <w:t xml:space="preserve">By accepting this argument, the EU Commission recognises that </w:t>
      </w:r>
      <w:r w:rsidR="0010188B">
        <w:t>policies</w:t>
      </w:r>
      <w:r w:rsidR="001B4D15">
        <w:t>,</w:t>
      </w:r>
      <w:r w:rsidR="0010188B">
        <w:t xml:space="preserve"> and public investment in particular</w:t>
      </w:r>
      <w:r w:rsidR="001B4D15">
        <w:t>,</w:t>
      </w:r>
      <w:r w:rsidR="0010188B">
        <w:t xml:space="preserve"> may </w:t>
      </w:r>
      <w:r w:rsidR="008A49BC">
        <w:t>affect</w:t>
      </w:r>
      <w:r w:rsidR="0010188B">
        <w:t xml:space="preserve"> potential output even in the context of the DSA. </w:t>
      </w:r>
    </w:p>
    <w:p w14:paraId="13E4B3E7" w14:textId="12D4B8CD" w:rsidR="001D4E44" w:rsidRDefault="000E6A9F" w:rsidP="002A2815">
      <w:pPr>
        <w:rPr>
          <w:rFonts w:cs="Open Sans"/>
        </w:rPr>
      </w:pPr>
      <w:r>
        <w:lastRenderedPageBreak/>
        <w:t xml:space="preserve">However, </w:t>
      </w:r>
      <w:r w:rsidR="001B4D15">
        <w:t xml:space="preserve">this approach of using a smoothed potential output series to </w:t>
      </w:r>
      <w:r w:rsidR="00C81E6C">
        <w:t xml:space="preserve">reflect policy impacts on </w:t>
      </w:r>
      <w:r w:rsidR="00E96761">
        <w:t xml:space="preserve">potential growth is </w:t>
      </w:r>
      <w:r w:rsidR="00F4185B">
        <w:t xml:space="preserve">economically implausible. </w:t>
      </w:r>
      <w:r w:rsidR="00895E5A">
        <w:t>Since</w:t>
      </w:r>
      <w:r w:rsidR="00333278">
        <w:t xml:space="preserve"> </w:t>
      </w:r>
      <w:r w:rsidR="00C54F10">
        <w:t xml:space="preserve">the long-term level </w:t>
      </w:r>
      <w:r w:rsidR="00895E5A">
        <w:t xml:space="preserve">of potential output </w:t>
      </w:r>
      <w:r w:rsidR="008A49BC">
        <w:t>must remain</w:t>
      </w:r>
      <w:r w:rsidR="00895E5A">
        <w:t xml:space="preserve"> unchanged, </w:t>
      </w:r>
      <w:r w:rsidR="00F61A94">
        <w:t xml:space="preserve">higher short-term potential growth is only possible if long-term potential </w:t>
      </w:r>
      <w:r w:rsidR="000C3708">
        <w:t xml:space="preserve">growth is lower. </w:t>
      </w:r>
      <w:r w:rsidR="00C962B2">
        <w:t>W</w:t>
      </w:r>
      <w:r w:rsidR="000C3708">
        <w:t xml:space="preserve">hile </w:t>
      </w:r>
      <w:r w:rsidR="00AA288E">
        <w:t xml:space="preserve">the </w:t>
      </w:r>
      <w:r w:rsidR="000C3708">
        <w:t xml:space="preserve">German fiscal package should theoretically have a larger impact in the </w:t>
      </w:r>
      <w:r w:rsidR="00C962B2">
        <w:t xml:space="preserve">medium- to </w:t>
      </w:r>
      <w:r w:rsidR="000C3708">
        <w:t>long-term</w:t>
      </w:r>
      <w:r w:rsidR="00C962B2">
        <w:t xml:space="preserve"> </w:t>
      </w:r>
      <w:r>
        <w:fldChar w:fldCharType="begin"/>
      </w:r>
      <w:r>
        <w:instrText xml:space="preserve"> ADDIN ZOTERO_ITEM CSL_CITATION {"citationID":"kAJbxZyu","properties":{"formattedCitation":"(von Wangenheim et al. 2025)","plainCitation":"(von Wangenheim et al. 2025)","noteIndex":0},"citationItems":[{"id":19928,"uris":["http://zotero.org/groups/4867909/items/B9UCLI8P"],"itemData":{"id":19928,"type":"article-journal","language":"de","source":"Zotero","title":"Wie viel Potenzialwachstum steckt im Koalitionsvertrag?","author":[{"family":"Wangenheim","given":"Sven","non-dropping-particle":"von"},{"family":"Gottschalk","given":"Saskia"},{"family":"Schuster-Johnson","given":"Florian"}],"issued":{"date-parts":[["2025"]]}}}],"schema":"https://github.com/citation-style-language/schema/raw/master/csl-citation.json"} </w:instrText>
      </w:r>
      <w:r>
        <w:fldChar w:fldCharType="separate"/>
      </w:r>
      <w:r w:rsidR="00CC017F" w:rsidRPr="7368F10E">
        <w:rPr>
          <w:rFonts w:cs="Open Sans"/>
        </w:rPr>
        <w:t>(von Wangenheim et al. 2025)</w:t>
      </w:r>
      <w:r>
        <w:fldChar w:fldCharType="end"/>
      </w:r>
      <w:r w:rsidR="6F1DE7F3">
        <w:t>,</w:t>
      </w:r>
      <w:r w:rsidR="006C42D5">
        <w:t xml:space="preserve"> </w:t>
      </w:r>
      <w:r w:rsidR="00AA288E">
        <w:t xml:space="preserve">it </w:t>
      </w:r>
      <w:r w:rsidR="000C3708">
        <w:t xml:space="preserve">results in </w:t>
      </w:r>
      <w:r w:rsidR="00A12587">
        <w:t xml:space="preserve">lower long-term growth rates in the medium-term plan. </w:t>
      </w:r>
      <w:r w:rsidR="00BF2070">
        <w:t xml:space="preserve">We argue that </w:t>
      </w:r>
      <w:r w:rsidR="00C962B2">
        <w:t>instead of simply using</w:t>
      </w:r>
      <w:r w:rsidR="005852CB">
        <w:t xml:space="preserve"> </w:t>
      </w:r>
      <w:r w:rsidR="00C54283">
        <w:t>a smoothed potential output path, the DSA should syste</w:t>
      </w:r>
      <w:r w:rsidR="006514CB">
        <w:t xml:space="preserve">matically </w:t>
      </w:r>
      <w:r w:rsidR="003C7CD8">
        <w:t>evaluate</w:t>
      </w:r>
      <w:r w:rsidR="006514CB">
        <w:t xml:space="preserve"> the impact</w:t>
      </w:r>
      <w:r w:rsidR="00D05DD7">
        <w:t xml:space="preserve"> of policies on </w:t>
      </w:r>
      <w:r w:rsidR="00C21109">
        <w:t xml:space="preserve">potential </w:t>
      </w:r>
      <w:r w:rsidR="001375C6">
        <w:t xml:space="preserve">output </w:t>
      </w:r>
      <w:r w:rsidR="001375C6" w:rsidRPr="7368F10E">
        <w:rPr>
          <w:rFonts w:cs="Open Sans"/>
        </w:rPr>
        <w:t>–</w:t>
      </w:r>
      <w:r w:rsidR="00065B22" w:rsidRPr="7368F10E">
        <w:rPr>
          <w:rFonts w:cs="Open Sans"/>
        </w:rPr>
        <w:t xml:space="preserve"> for example by using the PREM approach </w:t>
      </w:r>
      <w:r w:rsidR="00B16CFF" w:rsidRPr="7368F10E">
        <w:rPr>
          <w:rFonts w:cs="Open Sans"/>
        </w:rPr>
        <w:t>set out in this paper.</w:t>
      </w:r>
    </w:p>
    <w:p w14:paraId="1D898AE3" w14:textId="6D33443F" w:rsidR="00B87913" w:rsidRPr="00BB158B" w:rsidRDefault="00BF55CC" w:rsidP="002A2815">
      <w:r w:rsidRPr="00B94E86">
        <w:rPr>
          <w:rFonts w:cs="Open Sans"/>
        </w:rPr>
        <w:t>On a more general basis</w:t>
      </w:r>
      <w:r w:rsidR="00B87913" w:rsidRPr="00B94E86">
        <w:rPr>
          <w:rFonts w:cs="Open Sans"/>
        </w:rPr>
        <w:t xml:space="preserve">, </w:t>
      </w:r>
      <w:r w:rsidR="0032332A" w:rsidRPr="00B94E86">
        <w:rPr>
          <w:rFonts w:cs="Open Sans"/>
        </w:rPr>
        <w:t xml:space="preserve">the </w:t>
      </w:r>
      <w:r w:rsidR="006F047A" w:rsidRPr="00B94E86">
        <w:rPr>
          <w:rFonts w:cs="Open Sans"/>
        </w:rPr>
        <w:t xml:space="preserve">EU </w:t>
      </w:r>
      <w:r w:rsidR="00593A6D" w:rsidRPr="00B94E86">
        <w:rPr>
          <w:rFonts w:cs="Open Sans"/>
        </w:rPr>
        <w:t>fiscal</w:t>
      </w:r>
      <w:r w:rsidR="006F047A" w:rsidRPr="00B94E86">
        <w:rPr>
          <w:rFonts w:cs="Open Sans"/>
        </w:rPr>
        <w:t xml:space="preserve"> rules </w:t>
      </w:r>
      <w:r w:rsidR="007519E3" w:rsidRPr="00B94E86">
        <w:rPr>
          <w:rFonts w:cs="Open Sans"/>
        </w:rPr>
        <w:t xml:space="preserve">have the problem that they </w:t>
      </w:r>
      <w:r w:rsidR="006F047A" w:rsidRPr="00B94E86">
        <w:rPr>
          <w:rFonts w:cs="Open Sans"/>
        </w:rPr>
        <w:t xml:space="preserve">are based on a definition of sustainable public </w:t>
      </w:r>
      <w:r w:rsidR="007F4BBC" w:rsidRPr="00B94E86">
        <w:rPr>
          <w:rFonts w:cs="Open Sans"/>
        </w:rPr>
        <w:t>finances which</w:t>
      </w:r>
      <w:r w:rsidR="006F047A" w:rsidRPr="00B94E86">
        <w:rPr>
          <w:rFonts w:cs="Open Sans"/>
        </w:rPr>
        <w:t xml:space="preserve"> </w:t>
      </w:r>
      <w:r w:rsidR="00FB4822" w:rsidRPr="00B94E86">
        <w:rPr>
          <w:rFonts w:cs="Open Sans"/>
        </w:rPr>
        <w:t>centres</w:t>
      </w:r>
      <w:r w:rsidR="007F4BBC" w:rsidRPr="00B94E86">
        <w:rPr>
          <w:rFonts w:cs="Open Sans"/>
        </w:rPr>
        <w:t xml:space="preserve"> </w:t>
      </w:r>
      <w:r w:rsidR="006C726C" w:rsidRPr="00B94E86">
        <w:rPr>
          <w:rFonts w:cs="Open Sans"/>
        </w:rPr>
        <w:t xml:space="preserve">strongly on a debt to GDP </w:t>
      </w:r>
      <w:r w:rsidR="00593A6D" w:rsidRPr="00B94E86">
        <w:rPr>
          <w:rFonts w:cs="Open Sans"/>
        </w:rPr>
        <w:t>ratio</w:t>
      </w:r>
      <w:r w:rsidR="006C726C" w:rsidRPr="00B94E86">
        <w:rPr>
          <w:rFonts w:cs="Open Sans"/>
        </w:rPr>
        <w:t xml:space="preserve"> of 60</w:t>
      </w:r>
      <w:r w:rsidR="00F6433E" w:rsidRPr="00B94E86">
        <w:rPr>
          <w:rFonts w:cs="Open Sans"/>
        </w:rPr>
        <w:t xml:space="preserve"> percent</w:t>
      </w:r>
      <w:r w:rsidR="00CF6371" w:rsidRPr="00B94E86">
        <w:rPr>
          <w:rFonts w:cs="Open Sans"/>
        </w:rPr>
        <w:t>, a benchmark</w:t>
      </w:r>
      <w:r w:rsidR="006C726C" w:rsidRPr="00B94E86">
        <w:rPr>
          <w:rFonts w:cs="Open Sans"/>
        </w:rPr>
        <w:t xml:space="preserve"> which lacks plausible </w:t>
      </w:r>
      <w:r w:rsidR="00EA5D8B" w:rsidRPr="00B94E86">
        <w:rPr>
          <w:rFonts w:cs="Open Sans"/>
        </w:rPr>
        <w:t xml:space="preserve">scientific justification. </w:t>
      </w:r>
      <w:r w:rsidR="007F4BBC" w:rsidRPr="00B94E86">
        <w:rPr>
          <w:rFonts w:cs="Open Sans"/>
        </w:rPr>
        <w:t>In practice, this can force governments t</w:t>
      </w:r>
      <w:r w:rsidR="00C570E3" w:rsidRPr="00B94E86">
        <w:rPr>
          <w:rFonts w:cs="Open Sans"/>
        </w:rPr>
        <w:t>o implement fiscal consolidation merely to satisfy the metric</w:t>
      </w:r>
      <w:r w:rsidR="00154A98" w:rsidRPr="00B94E86">
        <w:rPr>
          <w:rFonts w:cs="Open Sans"/>
        </w:rPr>
        <w:t xml:space="preserve"> even though </w:t>
      </w:r>
      <w:r w:rsidR="009E4655" w:rsidRPr="00B94E86">
        <w:rPr>
          <w:rFonts w:cs="Open Sans"/>
        </w:rPr>
        <w:t>it</w:t>
      </w:r>
      <w:r w:rsidR="00154A98" w:rsidRPr="00B94E86">
        <w:rPr>
          <w:rFonts w:cs="Open Sans"/>
        </w:rPr>
        <w:t xml:space="preserve"> </w:t>
      </w:r>
      <w:r w:rsidR="00386F24" w:rsidRPr="00B94E86">
        <w:rPr>
          <w:rFonts w:cs="Open Sans"/>
        </w:rPr>
        <w:t xml:space="preserve">diverges from what would be considered </w:t>
      </w:r>
      <w:r w:rsidR="00FB4822" w:rsidRPr="00B94E86">
        <w:rPr>
          <w:rFonts w:cs="Open Sans"/>
        </w:rPr>
        <w:t xml:space="preserve">economically </w:t>
      </w:r>
      <w:r w:rsidR="00386F24" w:rsidRPr="00B94E86">
        <w:rPr>
          <w:rFonts w:cs="Open Sans"/>
        </w:rPr>
        <w:t xml:space="preserve">sustainable and advisable. </w:t>
      </w:r>
      <w:r w:rsidR="00BB72ED" w:rsidRPr="00B94E86">
        <w:rPr>
          <w:rFonts w:cs="Open Sans"/>
        </w:rPr>
        <w:t xml:space="preserve">This is in particularly implausible for </w:t>
      </w:r>
      <w:r w:rsidR="002426A8" w:rsidRPr="00B94E86">
        <w:rPr>
          <w:rFonts w:cs="Open Sans"/>
        </w:rPr>
        <w:t>countries</w:t>
      </w:r>
      <w:r w:rsidR="00BB72ED" w:rsidRPr="00B94E86">
        <w:rPr>
          <w:rFonts w:cs="Open Sans"/>
        </w:rPr>
        <w:t xml:space="preserve"> that </w:t>
      </w:r>
      <w:r w:rsidR="002426A8" w:rsidRPr="00B94E86">
        <w:rPr>
          <w:rFonts w:cs="Open Sans"/>
        </w:rPr>
        <w:t>have debt ratios only slightly above the 60</w:t>
      </w:r>
      <w:r w:rsidR="00322C30" w:rsidRPr="00B94E86">
        <w:rPr>
          <w:rFonts w:cs="Open Sans"/>
        </w:rPr>
        <w:t xml:space="preserve"> percent</w:t>
      </w:r>
      <w:r w:rsidR="002426A8" w:rsidRPr="00B94E86">
        <w:rPr>
          <w:rFonts w:cs="Open Sans"/>
        </w:rPr>
        <w:t xml:space="preserve"> benchmark. </w:t>
      </w:r>
      <w:r w:rsidR="00EA5D8B" w:rsidRPr="00B94E86">
        <w:rPr>
          <w:rFonts w:cs="Open Sans"/>
        </w:rPr>
        <w:t xml:space="preserve">Hence, </w:t>
      </w:r>
      <w:r w:rsidR="002426A8" w:rsidRPr="00B94E86">
        <w:rPr>
          <w:rFonts w:cs="Open Sans"/>
        </w:rPr>
        <w:t xml:space="preserve">a more general reform of the EU rules and </w:t>
      </w:r>
      <w:r w:rsidR="009E4655" w:rsidRPr="00B94E86">
        <w:rPr>
          <w:rFonts w:cs="Open Sans"/>
        </w:rPr>
        <w:t xml:space="preserve">a </w:t>
      </w:r>
      <w:r w:rsidR="002426A8" w:rsidRPr="00B94E86">
        <w:rPr>
          <w:rFonts w:cs="Open Sans"/>
        </w:rPr>
        <w:t xml:space="preserve">new definition of fiscal sustainability should be considered. </w:t>
      </w:r>
      <w:r w:rsidR="00631661" w:rsidRPr="00B94E86">
        <w:rPr>
          <w:rFonts w:cs="Open Sans"/>
        </w:rPr>
        <w:t xml:space="preserve">As laid out by </w:t>
      </w:r>
      <w:r w:rsidR="00631661" w:rsidRPr="00B94E86">
        <w:rPr>
          <w:rFonts w:cs="Open Sans"/>
        </w:rPr>
        <w:fldChar w:fldCharType="begin"/>
      </w:r>
      <w:r w:rsidR="002A53C3" w:rsidRPr="00B94E86">
        <w:rPr>
          <w:rFonts w:cs="Open Sans"/>
        </w:rPr>
        <w:instrText xml:space="preserve"> ADDIN ZOTERO_ITEM CSL_CITATION {"citationID":"Z1dyrGnM","properties":{"formattedCitation":"(Schuster-Johnson &amp; Sigl-Gl\\uc0\\u246{}ckner 2025b)","plainCitation":"(Schuster-Johnson &amp; Sigl-Glöckner 2025b)","dontUpdate":true,"noteIndex":0},"citationItems":[{"id":19946,"uris":["http://zotero.org/groups/4867909/items/YM7RLHCJ"],"itemData":{"id":19946,"type":"article-journal","language":"de","source":"Zotero","title":"Eine Agenda für die Expertenkommission zur Schuldenbremse","author":[{"family":"Schuster-Johnson","given":"Florian"},{"family":"Sigl-Glöckner","given":"Philippa"}],"issued":{"date-parts":[["2025"]]}}}],"schema":"https://github.com/citation-style-language/schema/raw/master/csl-citation.json"} </w:instrText>
      </w:r>
      <w:r w:rsidR="00631661" w:rsidRPr="00B94E86">
        <w:rPr>
          <w:rFonts w:cs="Open Sans"/>
        </w:rPr>
        <w:fldChar w:fldCharType="separate"/>
      </w:r>
      <w:r w:rsidR="00631661" w:rsidRPr="00B94E86">
        <w:rPr>
          <w:rFonts w:cs="Open Sans"/>
        </w:rPr>
        <w:t>Schuster-Johnson &amp; Sigl-Glöckner (2025b)</w:t>
      </w:r>
      <w:r w:rsidR="00631661" w:rsidRPr="00B94E86">
        <w:rPr>
          <w:rFonts w:cs="Open Sans"/>
        </w:rPr>
        <w:fldChar w:fldCharType="end"/>
      </w:r>
      <w:r w:rsidR="00631661" w:rsidRPr="00B94E86">
        <w:rPr>
          <w:rFonts w:cs="Open Sans"/>
        </w:rPr>
        <w:t xml:space="preserve"> t</w:t>
      </w:r>
      <w:r w:rsidR="00BE7AC5" w:rsidRPr="00B94E86">
        <w:rPr>
          <w:rFonts w:cs="Open Sans"/>
        </w:rPr>
        <w:t xml:space="preserve">his </w:t>
      </w:r>
      <w:r w:rsidR="003D79C6" w:rsidRPr="00B94E86">
        <w:rPr>
          <w:rFonts w:cs="Open Sans"/>
        </w:rPr>
        <w:t xml:space="preserve">alternative </w:t>
      </w:r>
      <w:r w:rsidR="00F906FA" w:rsidRPr="00B94E86">
        <w:rPr>
          <w:rFonts w:cs="Open Sans"/>
        </w:rPr>
        <w:t xml:space="preserve">definition </w:t>
      </w:r>
      <w:r w:rsidR="003E6E01" w:rsidRPr="00B94E86">
        <w:rPr>
          <w:rFonts w:cs="Open Sans"/>
        </w:rPr>
        <w:t>c</w:t>
      </w:r>
      <w:r w:rsidR="00F906FA" w:rsidRPr="00B94E86">
        <w:rPr>
          <w:rFonts w:cs="Open Sans"/>
        </w:rPr>
        <w:t xml:space="preserve">ould </w:t>
      </w:r>
      <w:r w:rsidR="00500725" w:rsidRPr="00B94E86">
        <w:rPr>
          <w:rFonts w:cs="Open Sans"/>
        </w:rPr>
        <w:t>buil</w:t>
      </w:r>
      <w:r w:rsidR="003D79C6" w:rsidRPr="00B94E86">
        <w:rPr>
          <w:rFonts w:cs="Open Sans"/>
        </w:rPr>
        <w:t>d</w:t>
      </w:r>
      <w:r w:rsidR="00500725" w:rsidRPr="00B94E86">
        <w:rPr>
          <w:rFonts w:cs="Open Sans"/>
        </w:rPr>
        <w:t xml:space="preserve"> upon the </w:t>
      </w:r>
      <w:r w:rsidR="00314D5B" w:rsidRPr="00B94E86">
        <w:rPr>
          <w:rFonts w:cs="Open Sans"/>
        </w:rPr>
        <w:t xml:space="preserve">proposal of the </w:t>
      </w:r>
      <w:r w:rsidR="002A53C3" w:rsidRPr="00B94E86">
        <w:rPr>
          <w:rFonts w:cs="Open Sans"/>
        </w:rPr>
        <w:fldChar w:fldCharType="begin"/>
      </w:r>
      <w:r w:rsidR="00BA2E8A" w:rsidRPr="00B94E86">
        <w:rPr>
          <w:rFonts w:cs="Open Sans"/>
        </w:rPr>
        <w:instrText xml:space="preserve"> ADDIN ZOTERO_ITEM CSL_CITATION {"citationID":"ZMtqqgJd","properties":{"formattedCitation":"(International Monetary Fund 2021)","plainCitation":"(International Monetary Fund 2021)","dontUpdate":true,"noteIndex":0},"citationItems":[{"id":19955,"uris":["http://zotero.org/groups/4867909/items/IJ38DY47"],"itemData":{"id":19955,"type":"webpage","abstract":"A careful review has revealed significant scope to modernize and better align the MAC DSA with its objectives and the IMF’s lending framework. This note proposes replacing the current framework with a new methodology based on risk assessments at three different horizons. Extensive testing has shown that the proposed framework has much better predictive accuracy than the current one. In addition to predicting sovereign stress, the framework can be used to derive statements about debt stabilization under current policies and about debt sustainability.","container-title":"IMF","language":"ENG","title":"Review of The Debt Sustainability Framework For Market Access Countries","URL":"https://www.imf.org/en/Publications/Policy-Papers/Issues/2021/02/03/Review-of-The-Debt-Sustainability-Framework-For-Market-Access-Countries-50060","author":[{"family":"International Monetary Fund","given":""}],"accessed":{"date-parts":[["2025",10,20]]},"issued":{"date-parts":[["2021"]]}}}],"schema":"https://github.com/citation-style-language/schema/raw/master/csl-citation.json"} </w:instrText>
      </w:r>
      <w:r w:rsidR="002A53C3" w:rsidRPr="00B94E86">
        <w:rPr>
          <w:rFonts w:cs="Open Sans"/>
        </w:rPr>
        <w:fldChar w:fldCharType="separate"/>
      </w:r>
      <w:r w:rsidR="002A53C3" w:rsidRPr="00B94E86">
        <w:rPr>
          <w:rFonts w:cs="Open Sans"/>
        </w:rPr>
        <w:t>International Monetary Fund (2021)</w:t>
      </w:r>
      <w:r w:rsidR="002A53C3" w:rsidRPr="00B94E86">
        <w:rPr>
          <w:rFonts w:cs="Open Sans"/>
        </w:rPr>
        <w:fldChar w:fldCharType="end"/>
      </w:r>
      <w:r w:rsidR="002A53C3" w:rsidRPr="00B94E86">
        <w:rPr>
          <w:rFonts w:cs="Open Sans"/>
        </w:rPr>
        <w:t xml:space="preserve"> </w:t>
      </w:r>
      <w:r w:rsidR="00314D5B" w:rsidRPr="00B94E86">
        <w:rPr>
          <w:rFonts w:cs="Open Sans"/>
        </w:rPr>
        <w:t xml:space="preserve">whereby </w:t>
      </w:r>
      <w:r w:rsidR="005C112D" w:rsidRPr="00B94E86">
        <w:rPr>
          <w:rFonts w:cs="Open Sans"/>
        </w:rPr>
        <w:t xml:space="preserve">the target debt ratio </w:t>
      </w:r>
      <w:r w:rsidR="00F96ACC" w:rsidRPr="00B94E86">
        <w:rPr>
          <w:rFonts w:cs="Open Sans"/>
        </w:rPr>
        <w:t xml:space="preserve">should not simply be </w:t>
      </w:r>
      <w:r w:rsidR="005C112D" w:rsidRPr="00B94E86">
        <w:rPr>
          <w:rFonts w:cs="Open Sans"/>
        </w:rPr>
        <w:t xml:space="preserve">a fix number but </w:t>
      </w:r>
      <w:r w:rsidR="001E151E" w:rsidRPr="00B94E86">
        <w:rPr>
          <w:rFonts w:cs="Open Sans"/>
        </w:rPr>
        <w:t xml:space="preserve">should be </w:t>
      </w:r>
      <w:r w:rsidR="00504FDF" w:rsidRPr="00B94E86">
        <w:rPr>
          <w:rFonts w:cs="Open Sans"/>
        </w:rPr>
        <w:t>compatible</w:t>
      </w:r>
      <w:r w:rsidR="001E151E" w:rsidRPr="00B94E86">
        <w:rPr>
          <w:rFonts w:cs="Open Sans"/>
        </w:rPr>
        <w:t xml:space="preserve"> with</w:t>
      </w:r>
      <w:r w:rsidR="00A617CA" w:rsidRPr="00B94E86">
        <w:rPr>
          <w:rFonts w:cs="Open Sans"/>
        </w:rPr>
        <w:t xml:space="preserve"> appropriate</w:t>
      </w:r>
      <w:r w:rsidR="001E151E" w:rsidRPr="00B94E86">
        <w:rPr>
          <w:rFonts w:cs="Open Sans"/>
        </w:rPr>
        <w:t xml:space="preserve"> </w:t>
      </w:r>
      <w:r w:rsidR="00205D3B" w:rsidRPr="00B94E86">
        <w:rPr>
          <w:rFonts w:cs="Open Sans"/>
        </w:rPr>
        <w:t xml:space="preserve">potential </w:t>
      </w:r>
      <w:r w:rsidR="00A617CA" w:rsidRPr="00B94E86">
        <w:rPr>
          <w:rFonts w:cs="Open Sans"/>
        </w:rPr>
        <w:t xml:space="preserve">output </w:t>
      </w:r>
      <w:r w:rsidR="005C112D" w:rsidRPr="00B94E86">
        <w:rPr>
          <w:rFonts w:cs="Open Sans"/>
        </w:rPr>
        <w:t xml:space="preserve">growth </w:t>
      </w:r>
      <w:r w:rsidR="00504FDF" w:rsidRPr="00B94E86">
        <w:rPr>
          <w:rFonts w:cs="Open Sans"/>
        </w:rPr>
        <w:t xml:space="preserve">and </w:t>
      </w:r>
      <w:r w:rsidR="005B553C" w:rsidRPr="00B94E86">
        <w:rPr>
          <w:rFonts w:cs="Open Sans"/>
        </w:rPr>
        <w:t>low</w:t>
      </w:r>
      <w:r w:rsidR="00357AD0" w:rsidRPr="00B94E86">
        <w:rPr>
          <w:rFonts w:cs="Open Sans"/>
        </w:rPr>
        <w:t xml:space="preserve"> refinancing risk.</w:t>
      </w:r>
      <w:r w:rsidR="00357AD0">
        <w:rPr>
          <w:rFonts w:cs="Open Sans"/>
        </w:rPr>
        <w:t xml:space="preserve"> </w:t>
      </w:r>
    </w:p>
    <w:p w14:paraId="17CB80A1" w14:textId="7B66B962" w:rsidR="00506280" w:rsidRPr="000A144E" w:rsidRDefault="00270008" w:rsidP="00DD7BC9">
      <w:r>
        <w:t xml:space="preserve">In summary, the current framework does not fully capture economic effects of policy and, as a result, offers little fiscal incentive to adopt reforms that </w:t>
      </w:r>
      <w:r w:rsidR="003E6440" w:rsidRPr="006329E3">
        <w:t>aim at increasing an economy’s supply-side capacities</w:t>
      </w:r>
      <w:r>
        <w:t>.</w:t>
      </w:r>
      <w:r w:rsidR="00023AE9">
        <w:t xml:space="preserve"> </w:t>
      </w:r>
      <w:r w:rsidR="6AA857D1">
        <w:t>Good policies are therefore disincentivised by a framework that recognises their costs but not the entirety of their benefits. Making potential output responsive to policy within the DSA would realign incentives: growth-enhancing policies would expand measured fiscal space compared to the current framework, while growth-reducing policies would narrow it. That would much better serve the fiscal rules’ purpose of ensuring long-term debt sustainability, as debt sustainability heavily depends on growth.</w:t>
      </w:r>
    </w:p>
    <w:p w14:paraId="0C95F831" w14:textId="77777777" w:rsidR="00AD6DCF" w:rsidRDefault="00AD6DCF" w:rsidP="00DD7BC9"/>
    <w:p w14:paraId="4F021262" w14:textId="77777777" w:rsidR="0042520F" w:rsidRDefault="0042520F" w:rsidP="00DD7BC9"/>
    <w:p w14:paraId="0ABD2C70" w14:textId="77777777" w:rsidR="0042520F" w:rsidRPr="000A144E" w:rsidRDefault="0042520F" w:rsidP="00DD7BC9"/>
    <w:p w14:paraId="4BD5C8AA" w14:textId="38C73237" w:rsidR="00933052" w:rsidRPr="000A144E" w:rsidRDefault="009B34E5" w:rsidP="007F6DA9">
      <w:pPr>
        <w:pStyle w:val="Heading1"/>
        <w:rPr>
          <w:lang w:val="en-GB"/>
        </w:rPr>
      </w:pPr>
      <w:ins w:id="9" w:author="Ludovic Suttor-Sorel" w:date="2025-10-24T14:36:00Z" w16du:dateUtc="2025-10-24T12:36:00Z">
        <w:r>
          <w:rPr>
            <w:lang w:val="en-GB"/>
          </w:rPr>
          <w:t xml:space="preserve">3. </w:t>
        </w:r>
      </w:ins>
      <w:r w:rsidR="00906FD4" w:rsidRPr="000A144E">
        <w:rPr>
          <w:lang w:val="en-GB"/>
        </w:rPr>
        <w:t>Reform proposal:</w:t>
      </w:r>
      <w:r w:rsidR="00AF6F70" w:rsidRPr="000A144E">
        <w:rPr>
          <w:lang w:val="en-GB"/>
        </w:rPr>
        <w:t xml:space="preserve"> </w:t>
      </w:r>
      <w:r w:rsidR="001774A6">
        <w:rPr>
          <w:lang w:val="en-GB"/>
        </w:rPr>
        <w:t>Rewa</w:t>
      </w:r>
      <w:r w:rsidR="00F61687">
        <w:rPr>
          <w:lang w:val="en-GB"/>
        </w:rPr>
        <w:t>rd growth</w:t>
      </w:r>
      <w:r w:rsidR="00BA42D3">
        <w:rPr>
          <w:lang w:val="en-GB"/>
        </w:rPr>
        <w:t>-</w:t>
      </w:r>
      <w:r w:rsidR="00F61687">
        <w:rPr>
          <w:lang w:val="en-GB"/>
        </w:rPr>
        <w:t>enhancing policy, through estimating</w:t>
      </w:r>
      <w:r w:rsidR="00B606D7" w:rsidRPr="000A144E">
        <w:rPr>
          <w:lang w:val="en-GB"/>
        </w:rPr>
        <w:t xml:space="preserve"> p</w:t>
      </w:r>
      <w:r w:rsidR="00AF6F70" w:rsidRPr="000A144E">
        <w:rPr>
          <w:lang w:val="en-GB"/>
        </w:rPr>
        <w:t>olicy-</w:t>
      </w:r>
      <w:r w:rsidR="001D26F4" w:rsidRPr="000A144E">
        <w:rPr>
          <w:lang w:val="en-GB"/>
        </w:rPr>
        <w:t>responsive</w:t>
      </w:r>
      <w:r w:rsidR="00AF6F70" w:rsidRPr="000A144E">
        <w:rPr>
          <w:lang w:val="en-GB"/>
        </w:rPr>
        <w:t xml:space="preserve"> potential output</w:t>
      </w:r>
      <w:r w:rsidR="00D82AC2">
        <w:rPr>
          <w:lang w:val="en-GB"/>
        </w:rPr>
        <w:t xml:space="preserve"> </w:t>
      </w:r>
    </w:p>
    <w:p w14:paraId="7E09DFE8" w14:textId="1EFE4BF3" w:rsidR="00946710" w:rsidRPr="000A144E" w:rsidRDefault="00444F10" w:rsidP="00946710">
      <w:r>
        <w:t>W</w:t>
      </w:r>
      <w:r w:rsidR="004F02C3">
        <w:t xml:space="preserve">hen </w:t>
      </w:r>
      <w:r w:rsidR="003B0B22">
        <w:t>policy scenarios</w:t>
      </w:r>
      <w:r>
        <w:t xml:space="preserve"> </w:t>
      </w:r>
      <w:r w:rsidR="003B0B22">
        <w:t>are being analysed</w:t>
      </w:r>
      <w:r>
        <w:t xml:space="preserve"> in the context of the DSA</w:t>
      </w:r>
      <w:r w:rsidR="00C20BF8">
        <w:t xml:space="preserve">, </w:t>
      </w:r>
      <w:r w:rsidR="007A181B">
        <w:t>the</w:t>
      </w:r>
      <w:r w:rsidR="00033B2A">
        <w:t xml:space="preserve"> impact of </w:t>
      </w:r>
      <w:r w:rsidR="00A645DB">
        <w:t>the proposed</w:t>
      </w:r>
      <w:r w:rsidR="00033B2A">
        <w:t xml:space="preserve"> policy changes </w:t>
      </w:r>
      <w:r w:rsidR="002B1472">
        <w:t>on potential output</w:t>
      </w:r>
      <w:r w:rsidR="00470DAD">
        <w:t xml:space="preserve"> must be considered</w:t>
      </w:r>
      <w:r w:rsidR="007A181B">
        <w:t xml:space="preserve">. </w:t>
      </w:r>
      <w:r w:rsidR="003406EA">
        <w:t>This requires two practical steps:</w:t>
      </w:r>
      <w:r w:rsidR="00F27189">
        <w:t xml:space="preserve"> </w:t>
      </w:r>
      <w:r w:rsidR="00C167FD">
        <w:t>explicitly estimating the long-term impacts of different polic</w:t>
      </w:r>
      <w:r w:rsidR="00D93DE4">
        <w:t>ies</w:t>
      </w:r>
      <w:r w:rsidR="00B83033">
        <w:t xml:space="preserve"> on the components of potential </w:t>
      </w:r>
      <w:r w:rsidR="00224230">
        <w:t>output; and</w:t>
      </w:r>
      <w:r w:rsidR="00B83033">
        <w:t xml:space="preserve"> recognising these impacts within the DSA framework.</w:t>
      </w:r>
      <w:r w:rsidR="00D378A1">
        <w:t xml:space="preserve"> To this end, we construct a modified version of the E</w:t>
      </w:r>
      <w:r w:rsidR="00B86751">
        <w:t>UCA</w:t>
      </w:r>
      <w:r w:rsidR="00D378A1">
        <w:t>M – the</w:t>
      </w:r>
      <w:r w:rsidR="000F373E">
        <w:t xml:space="preserve"> Policy-Responsive European Method (</w:t>
      </w:r>
      <w:r w:rsidR="00991CFA">
        <w:t>PREM</w:t>
      </w:r>
      <w:r w:rsidR="000F373E">
        <w:t>).</w:t>
      </w:r>
      <w:r w:rsidR="00EF6146">
        <w:t xml:space="preserve"> The proposed model is certainly not the only approach to make potential output policy</w:t>
      </w:r>
      <w:r w:rsidR="009A7D0B">
        <w:t>-</w:t>
      </w:r>
      <w:r w:rsidR="00EF6146">
        <w:t>responsive; it is chosen due to requiring the least number of changes to the EUCAM.</w:t>
      </w:r>
    </w:p>
    <w:p w14:paraId="3273894A" w14:textId="26564582" w:rsidR="00FB6BD4" w:rsidRPr="000A144E" w:rsidRDefault="7B35F85D" w:rsidP="00946710">
      <w:r>
        <w:t xml:space="preserve">Importantly, the proposed modification of the methodology requires no change in the core growth-accounting framework applied by EUCAM. GDP is decomposed into capital, labour, and </w:t>
      </w:r>
      <w:r>
        <w:lastRenderedPageBreak/>
        <w:t xml:space="preserve">productivity using a Cobb-Douglas production function, with potential output being estimated via the trend components of these variables. At its core, the reform simply extends the trend estimation method currently used for productivity (TFP) and unemployment (NAWRU) in EUCAM to other variables, while allowing fiscal, economic, and labour market policies to affect these trend components </w:t>
      </w:r>
      <w:r w:rsidR="00C502B1">
        <w:t>–</w:t>
      </w:r>
      <w:r>
        <w:t xml:space="preserve"> and thus potential output. </w:t>
      </w:r>
    </w:p>
    <w:p w14:paraId="0AC7567F" w14:textId="22A86D3D" w:rsidR="0046597A" w:rsidRPr="000A144E" w:rsidRDefault="00CD44DF" w:rsidP="00946710">
      <w:r w:rsidRPr="000A144E">
        <w:t>We propose the following targeted adjustments to the EUCAM:</w:t>
      </w:r>
    </w:p>
    <w:p w14:paraId="0F4128FA" w14:textId="3693F6C4" w:rsidR="00CD44DF" w:rsidRPr="000A144E" w:rsidRDefault="6AA857D1" w:rsidP="00CD44DF">
      <w:pPr>
        <w:pStyle w:val="ListParagraph"/>
        <w:numPr>
          <w:ilvl w:val="0"/>
          <w:numId w:val="16"/>
        </w:numPr>
      </w:pPr>
      <w:r w:rsidRPr="7368F10E">
        <w:rPr>
          <w:b/>
          <w:bCs/>
        </w:rPr>
        <w:t>Capital</w:t>
      </w:r>
      <w:r>
        <w:t xml:space="preserve">: The capital stock is split into public and private capital following the </w:t>
      </w:r>
      <w:r w:rsidR="002D69BE">
        <w:t xml:space="preserve">approach of the </w:t>
      </w:r>
      <w:r w:rsidR="00F748F5">
        <w:t xml:space="preserve">British </w:t>
      </w:r>
      <w:r w:rsidR="002D69BE">
        <w:t>Office for Budget Responsibility (</w:t>
      </w:r>
      <w:r>
        <w:t>OBR</w:t>
      </w:r>
      <w:r w:rsidR="002D69BE">
        <w:t>, see Annex I)</w:t>
      </w:r>
      <w:r>
        <w:t xml:space="preserve"> to better capture the effects of public investment on potential output. Private investment may be influenced by policies such as changes in the </w:t>
      </w:r>
      <w:r w:rsidR="00530B75">
        <w:t>c</w:t>
      </w:r>
      <w:r>
        <w:t>orporate income tax rate.</w:t>
      </w:r>
    </w:p>
    <w:p w14:paraId="3A485061" w14:textId="7915D067" w:rsidR="004C7BC9" w:rsidRPr="000A144E" w:rsidRDefault="7B35F85D" w:rsidP="004C7BC9">
      <w:pPr>
        <w:pStyle w:val="ListParagraph"/>
        <w:numPr>
          <w:ilvl w:val="0"/>
          <w:numId w:val="16"/>
        </w:numPr>
      </w:pPr>
      <w:r w:rsidRPr="7B35F85D">
        <w:rPr>
          <w:b/>
          <w:bCs/>
        </w:rPr>
        <w:t>Productivity</w:t>
      </w:r>
      <w:r>
        <w:t xml:space="preserve">: Exogenous policy variables </w:t>
      </w:r>
      <w:r w:rsidR="00C502B1">
        <w:t>–</w:t>
      </w:r>
      <w:r>
        <w:t xml:space="preserve"> such as R&amp;D spending </w:t>
      </w:r>
      <w:r w:rsidR="00C502B1">
        <w:t>–</w:t>
      </w:r>
      <w:r>
        <w:t xml:space="preserve"> are introduced into the TFP trend equations so that potential output reflects structural policy changes in such areas. In the EUCAM, exogenous variables are already used to inform the cyclical components TFP and unemployment, so this is only a small methodological adjustment.</w:t>
      </w:r>
    </w:p>
    <w:p w14:paraId="4E2250CE" w14:textId="58DD1344" w:rsidR="00976DD8" w:rsidRPr="000A144E" w:rsidRDefault="6AA857D1" w:rsidP="00976DD8">
      <w:pPr>
        <w:pStyle w:val="ListParagraph"/>
        <w:numPr>
          <w:ilvl w:val="0"/>
          <w:numId w:val="16"/>
        </w:numPr>
      </w:pPr>
      <w:r w:rsidRPr="0000695B">
        <w:rPr>
          <w:b/>
          <w:bCs/>
        </w:rPr>
        <w:t>Labour</w:t>
      </w:r>
      <w:r w:rsidRPr="0000695B">
        <w:t>:</w:t>
      </w:r>
      <w:r>
        <w:t xml:space="preserve"> The </w:t>
      </w:r>
      <w:r w:rsidR="00812715">
        <w:t xml:space="preserve">same modelling strategy </w:t>
      </w:r>
      <w:r>
        <w:t>already used to decompose TFP and unemployment rates into trend and cycle is extended to participation rate and hours worked to allow for policy effects to be incorporated</w:t>
      </w:r>
      <w:r w:rsidR="005A341D">
        <w:t xml:space="preserve"> (see Annex I)</w:t>
      </w:r>
      <w:r>
        <w:t xml:space="preserve">. </w:t>
      </w:r>
      <w:r w:rsidR="005A341D">
        <w:t xml:space="preserve">This represents a </w:t>
      </w:r>
      <w:r>
        <w:t>simple way to introduce economic intuition into the estimation of unobservable trend variables, which specifically allows for the inclusion of policy channels into the trend equations. Under this set up, childcare expansions that structurally raise (female) labour force participation, or structural social security reforms that increase average hours worked, would be systematically reflected in potential output.</w:t>
      </w:r>
    </w:p>
    <w:p w14:paraId="172E5A1C" w14:textId="7BC24C4D" w:rsidR="00715B81" w:rsidRDefault="00BE24B6" w:rsidP="00715B81">
      <w:r w:rsidRPr="000A144E">
        <w:t xml:space="preserve">Annex I provides a detailed account of </w:t>
      </w:r>
      <w:r w:rsidR="0026681A" w:rsidRPr="000A144E">
        <w:t xml:space="preserve">the </w:t>
      </w:r>
      <w:r w:rsidR="00D82AC2">
        <w:t xml:space="preserve">PREM </w:t>
      </w:r>
      <w:r w:rsidR="0026681A" w:rsidRPr="000A144E">
        <w:t>used in this paper</w:t>
      </w:r>
      <w:r w:rsidRPr="000A144E">
        <w:t xml:space="preserve">. </w:t>
      </w:r>
      <w:r w:rsidR="009F5725" w:rsidRPr="000A144E">
        <w:t>As done in EUCAM, each</w:t>
      </w:r>
      <w:r w:rsidR="00753686" w:rsidRPr="000A144E">
        <w:t xml:space="preserve"> component (TFP, participation rate, </w:t>
      </w:r>
      <w:r w:rsidR="00592F4B">
        <w:t xml:space="preserve">etc.) </w:t>
      </w:r>
      <w:r w:rsidR="004C7ECB" w:rsidRPr="000A144E">
        <w:t xml:space="preserve">is </w:t>
      </w:r>
      <w:r w:rsidR="00753686" w:rsidRPr="000A144E">
        <w:t xml:space="preserve">estimated </w:t>
      </w:r>
      <w:r w:rsidR="00370276" w:rsidRPr="000A144E">
        <w:t>and forecasted</w:t>
      </w:r>
      <w:r w:rsidR="008B4E59" w:rsidRPr="00DF2D91">
        <w:rPr>
          <w:rStyle w:val="FootnoteReference"/>
        </w:rPr>
        <w:footnoteReference w:id="4"/>
      </w:r>
      <w:r w:rsidR="00370276" w:rsidRPr="00C63B22">
        <w:rPr>
          <w:color w:val="EE6174" w:themeColor="accent5"/>
        </w:rPr>
        <w:t xml:space="preserve"> </w:t>
      </w:r>
      <w:r w:rsidR="009F5725" w:rsidRPr="000A144E">
        <w:t>separately</w:t>
      </w:r>
      <w:r w:rsidR="004A06F2" w:rsidRPr="000A144E">
        <w:t>, before potential output is calculated based on these estimates.</w:t>
      </w:r>
      <w:r w:rsidR="00A17A87" w:rsidRPr="00DF2D91">
        <w:rPr>
          <w:rStyle w:val="FootnoteReference"/>
        </w:rPr>
        <w:footnoteReference w:id="5"/>
      </w:r>
      <w:r w:rsidR="006A3E3D">
        <w:t xml:space="preserve"> </w:t>
      </w:r>
      <w:r w:rsidR="00B13C3F">
        <w:t xml:space="preserve">When conducting debt sustainability analyses, </w:t>
      </w:r>
      <w:r w:rsidR="00395646">
        <w:t>every policy measure’s impact</w:t>
      </w:r>
      <w:r w:rsidR="008C1C46">
        <w:t xml:space="preserve"> </w:t>
      </w:r>
      <w:r w:rsidR="00B27560">
        <w:t>on both GDP</w:t>
      </w:r>
      <w:r w:rsidR="00B02A92">
        <w:t xml:space="preserve"> growth</w:t>
      </w:r>
      <w:r w:rsidR="00B27560">
        <w:t xml:space="preserve"> and potential growth </w:t>
      </w:r>
      <w:r w:rsidR="008C1C46">
        <w:t xml:space="preserve">should then be estimated and </w:t>
      </w:r>
      <w:r w:rsidR="00B27560">
        <w:t>passed to the DSA.</w:t>
      </w:r>
    </w:p>
    <w:p w14:paraId="7A06EFB3" w14:textId="77777777" w:rsidR="00BD6C56" w:rsidRPr="000A144E" w:rsidRDefault="00BD6C56" w:rsidP="00715B81"/>
    <w:p w14:paraId="7A651E50" w14:textId="4E2BACDA" w:rsidR="00907DD9" w:rsidRPr="000A144E" w:rsidRDefault="009B34E5" w:rsidP="00436A4D">
      <w:pPr>
        <w:pStyle w:val="Heading1"/>
        <w:rPr>
          <w:lang w:val="en-GB"/>
        </w:rPr>
      </w:pPr>
      <w:ins w:id="10" w:author="Ludovic Suttor-Sorel" w:date="2025-10-24T14:36:00Z" w16du:dateUtc="2025-10-24T12:36:00Z">
        <w:r>
          <w:rPr>
            <w:lang w:val="en-GB"/>
          </w:rPr>
          <w:t xml:space="preserve">4. </w:t>
        </w:r>
      </w:ins>
      <w:r w:rsidR="00907DD9" w:rsidRPr="000A144E">
        <w:rPr>
          <w:lang w:val="en-GB"/>
        </w:rPr>
        <w:t>Illustrati</w:t>
      </w:r>
      <w:r w:rsidR="00B66BC8">
        <w:rPr>
          <w:lang w:val="en-GB"/>
        </w:rPr>
        <w:t xml:space="preserve">on: </w:t>
      </w:r>
      <w:r w:rsidR="00327919">
        <w:rPr>
          <w:lang w:val="en-GB"/>
        </w:rPr>
        <w:t>F</w:t>
      </w:r>
      <w:r w:rsidR="00083574">
        <w:rPr>
          <w:lang w:val="en-GB"/>
        </w:rPr>
        <w:t xml:space="preserve">iscal space under </w:t>
      </w:r>
      <w:r w:rsidR="00B66BC8">
        <w:rPr>
          <w:lang w:val="en-GB"/>
        </w:rPr>
        <w:t>policy-responsive</w:t>
      </w:r>
      <w:r w:rsidR="00083574">
        <w:rPr>
          <w:lang w:val="en-GB"/>
        </w:rPr>
        <w:t xml:space="preserve"> </w:t>
      </w:r>
      <w:r w:rsidR="00D245BF">
        <w:rPr>
          <w:lang w:val="en-GB"/>
        </w:rPr>
        <w:t>EU</w:t>
      </w:r>
      <w:r w:rsidR="00083574">
        <w:rPr>
          <w:lang w:val="en-GB"/>
        </w:rPr>
        <w:t xml:space="preserve"> rules</w:t>
      </w:r>
    </w:p>
    <w:p w14:paraId="434D1DF1" w14:textId="2F0B9355" w:rsidR="009A6A1C" w:rsidRPr="000A144E" w:rsidRDefault="009B34E5" w:rsidP="009A6A1C">
      <w:pPr>
        <w:rPr>
          <w:b/>
          <w:bCs/>
        </w:rPr>
      </w:pPr>
      <w:ins w:id="11" w:author="Ludovic Suttor-Sorel" w:date="2025-10-24T14:36:00Z" w16du:dateUtc="2025-10-24T12:36:00Z">
        <w:r>
          <w:rPr>
            <w:b/>
            <w:bCs/>
          </w:rPr>
          <w:t xml:space="preserve">4.1. </w:t>
        </w:r>
      </w:ins>
      <w:r w:rsidR="009A6A1C" w:rsidRPr="000A144E">
        <w:rPr>
          <w:b/>
          <w:bCs/>
        </w:rPr>
        <w:t>Setup</w:t>
      </w:r>
    </w:p>
    <w:p w14:paraId="3E899A6D" w14:textId="013DB1E5" w:rsidR="00E6506D" w:rsidRPr="000A144E" w:rsidRDefault="7B35F85D" w:rsidP="003D67B7">
      <w:r>
        <w:t>We illustrate how policy-responsive potential output can be integrated into the DSA through case studies of five EU member states</w:t>
      </w:r>
      <w:r w:rsidR="00C502B1">
        <w:t xml:space="preserve"> – </w:t>
      </w:r>
      <w:r>
        <w:t xml:space="preserve">Austria, Finland, France, Germany, and Italy. Using the </w:t>
      </w:r>
      <w:r w:rsidR="006A06E3">
        <w:t>PREM,</w:t>
      </w:r>
      <w:r>
        <w:t xml:space="preserve"> we estimate how selected </w:t>
      </w:r>
      <w:r w:rsidRPr="009D50C9">
        <w:t xml:space="preserve">measures from each country’s </w:t>
      </w:r>
      <w:r w:rsidR="00FC0A7F">
        <w:t xml:space="preserve">medium-term plan </w:t>
      </w:r>
      <w:r w:rsidRPr="009D50C9">
        <w:t xml:space="preserve">affect potential output and, in turn, the size of the target SPB required to comply with DSA criteria. Each case focuses on </w:t>
      </w:r>
      <w:r w:rsidRPr="009D50C9">
        <w:lastRenderedPageBreak/>
        <w:t>one (or a small bundle</w:t>
      </w:r>
      <w:r>
        <w:t xml:space="preserve"> of) reforms that are already part of the national plans such as public investment packages, expansions of childcare, or active labour-market policies (ALMPs). Because these measures are embedded in EU-endorsed </w:t>
      </w:r>
      <w:r w:rsidR="00C438AB">
        <w:t>m</w:t>
      </w:r>
      <w:r w:rsidR="007C1777">
        <w:t>edium-term plans</w:t>
      </w:r>
      <w:r>
        <w:t xml:space="preserve">, it is generally acknowledged that they affect actual GDP growth: as part of </w:t>
      </w:r>
      <w:r w:rsidRPr="00E96422">
        <w:t xml:space="preserve">the broader policy package of the </w:t>
      </w:r>
      <w:r w:rsidR="00FC0A7F">
        <w:t>medium-term plan</w:t>
      </w:r>
      <w:r w:rsidRPr="00E96422">
        <w:t>, they change the SPB and therefore affect GDP growth in the DSA framework. However, in the current framework the selected policy measures do not affect potential growth, even though they have obvious effects on potential output (see above).</w:t>
      </w:r>
      <w:r>
        <w:t xml:space="preserve"> </w:t>
      </w:r>
    </w:p>
    <w:p w14:paraId="30E998BB" w14:textId="3757CE14" w:rsidR="0057358B" w:rsidRPr="000A144E" w:rsidRDefault="009A6A1C" w:rsidP="003D67B7">
      <w:r w:rsidRPr="000A144E">
        <w:t xml:space="preserve">To quantify the impact of these policies on the </w:t>
      </w:r>
      <w:r w:rsidR="000868C2" w:rsidRPr="000A144E">
        <w:t xml:space="preserve">components of potential output, </w:t>
      </w:r>
      <w:r w:rsidR="00596D64" w:rsidRPr="000A144E">
        <w:t xml:space="preserve">we draw on evaluations published by </w:t>
      </w:r>
      <w:r w:rsidR="00EE468F" w:rsidRPr="000A144E">
        <w:t>the respective ministries and national research institutes and, where necessary, applied empirical estimates from the wider academic literature.</w:t>
      </w:r>
      <w:r w:rsidRPr="000A144E">
        <w:t xml:space="preserve"> The measures and their estimated impacts are presented in detail in Annex II.</w:t>
      </w:r>
    </w:p>
    <w:p w14:paraId="323ACB49" w14:textId="0EFB2D3E" w:rsidR="0057358B" w:rsidRPr="000A144E" w:rsidRDefault="0057358B" w:rsidP="003D67B7">
      <w:r w:rsidRPr="000A144E">
        <w:t xml:space="preserve">For each </w:t>
      </w:r>
      <w:r w:rsidR="006856C0" w:rsidRPr="000A144E">
        <w:t>country, we compare two scenarios:</w:t>
      </w:r>
    </w:p>
    <w:p w14:paraId="059DD2EC" w14:textId="753C0171" w:rsidR="00544A9F" w:rsidRPr="000A144E" w:rsidRDefault="005C4D9D" w:rsidP="009A6A1C">
      <w:pPr>
        <w:pStyle w:val="ListParagraph"/>
        <w:numPr>
          <w:ilvl w:val="0"/>
          <w:numId w:val="18"/>
        </w:numPr>
      </w:pPr>
      <w:r w:rsidRPr="000A144E">
        <w:t xml:space="preserve">In the baseline scenario, we </w:t>
      </w:r>
      <w:r w:rsidR="009C5503" w:rsidRPr="000A144E">
        <w:t>use the</w:t>
      </w:r>
      <w:r w:rsidRPr="000A144E">
        <w:t xml:space="preserve"> macroeconomic conditions </w:t>
      </w:r>
      <w:r w:rsidR="009C5503" w:rsidRPr="000A144E">
        <w:t xml:space="preserve">stated in the </w:t>
      </w:r>
      <w:r w:rsidR="00FC0A7F">
        <w:t xml:space="preserve">medium-term plan, </w:t>
      </w:r>
      <w:r w:rsidR="00355015" w:rsidRPr="000A144E">
        <w:t>including an EUCAM-based, policy-independent potential output path</w:t>
      </w:r>
      <w:r w:rsidR="00B37394">
        <w:t xml:space="preserve">, </w:t>
      </w:r>
      <w:r w:rsidR="00E90388">
        <w:t xml:space="preserve">inflation, and the </w:t>
      </w:r>
      <w:r w:rsidR="00491D3F">
        <w:t>SPB assumed for 202</w:t>
      </w:r>
      <w:r w:rsidR="00FE502F">
        <w:t>4,</w:t>
      </w:r>
      <w:r w:rsidR="000D4E90">
        <w:t xml:space="preserve"> to </w:t>
      </w:r>
      <w:r w:rsidR="00436601">
        <w:t xml:space="preserve">base our analysis </w:t>
      </w:r>
      <w:r w:rsidR="0016221B">
        <w:t>on similar assumptions</w:t>
      </w:r>
      <w:r w:rsidR="00F736B7">
        <w:t xml:space="preserve"> </w:t>
      </w:r>
      <w:r w:rsidR="00CA4B91">
        <w:t xml:space="preserve">as those </w:t>
      </w:r>
      <w:r w:rsidR="00F736B7">
        <w:t xml:space="preserve">used in the </w:t>
      </w:r>
      <w:r w:rsidR="00FC0A7F">
        <w:t>medium-term plan</w:t>
      </w:r>
      <w:r w:rsidR="00F736B7">
        <w:t>.</w:t>
      </w:r>
      <w:r w:rsidR="000D4E90">
        <w:t xml:space="preserve"> </w:t>
      </w:r>
      <w:r w:rsidR="00355015" w:rsidRPr="000A144E">
        <w:t xml:space="preserve"> </w:t>
      </w:r>
      <w:r w:rsidR="00DF2B2C" w:rsidRPr="000A144E">
        <w:t>After calibrating the model to meet these</w:t>
      </w:r>
      <w:r w:rsidR="00223C77" w:rsidRPr="000A144E">
        <w:t xml:space="preserve"> conditions</w:t>
      </w:r>
      <w:r w:rsidR="00551F76" w:rsidRPr="000A144E">
        <w:t>, we c</w:t>
      </w:r>
      <w:r w:rsidR="0098717A" w:rsidRPr="000A144E">
        <w:t>ompute</w:t>
      </w:r>
      <w:r w:rsidR="00FC3215" w:rsidRPr="000A144E">
        <w:t xml:space="preserve"> the SPB target</w:t>
      </w:r>
      <w:r w:rsidR="00FD36A4">
        <w:t>s</w:t>
      </w:r>
      <w:r w:rsidR="00FC3215" w:rsidRPr="000A144E">
        <w:t xml:space="preserve"> </w:t>
      </w:r>
      <w:r w:rsidR="00544A9F" w:rsidRPr="000A144E">
        <w:t>that satisfy the DSA criteria.</w:t>
      </w:r>
      <w:r w:rsidR="00544A9F" w:rsidRPr="00DF2D91">
        <w:rPr>
          <w:rStyle w:val="FootnoteReference"/>
        </w:rPr>
        <w:footnoteReference w:id="6"/>
      </w:r>
    </w:p>
    <w:p w14:paraId="3FF32FBA" w14:textId="1D749278" w:rsidR="007331B3" w:rsidRPr="001F28CC" w:rsidRDefault="009A6A1C" w:rsidP="009A6A1C">
      <w:pPr>
        <w:pStyle w:val="ListParagraph"/>
        <w:numPr>
          <w:ilvl w:val="0"/>
          <w:numId w:val="18"/>
        </w:numPr>
        <w:rPr>
          <w:highlight w:val="yellow"/>
          <w:rPrChange w:id="129" w:author="Sven von Wangenheim" w:date="2025-11-03T14:18:00Z" w16du:dateUtc="2025-11-03T13:18:00Z">
            <w:rPr/>
          </w:rPrChange>
        </w:rPr>
      </w:pPr>
      <w:r w:rsidRPr="001F28CC">
        <w:rPr>
          <w:highlight w:val="yellow"/>
          <w:rPrChange w:id="130" w:author="Sven von Wangenheim" w:date="2025-11-03T14:18:00Z" w16du:dateUtc="2025-11-03T13:18:00Z">
            <w:rPr/>
          </w:rPrChange>
        </w:rPr>
        <w:t>In the policy-</w:t>
      </w:r>
      <w:r w:rsidR="00FE18D7" w:rsidRPr="001F28CC">
        <w:rPr>
          <w:highlight w:val="yellow"/>
          <w:rPrChange w:id="131" w:author="Sven von Wangenheim" w:date="2025-11-03T14:18:00Z" w16du:dateUtc="2025-11-03T13:18:00Z">
            <w:rPr/>
          </w:rPrChange>
        </w:rPr>
        <w:t>responsive</w:t>
      </w:r>
      <w:r w:rsidRPr="001F28CC">
        <w:rPr>
          <w:highlight w:val="yellow"/>
          <w:rPrChange w:id="132" w:author="Sven von Wangenheim" w:date="2025-11-03T14:18:00Z" w16du:dateUtc="2025-11-03T13:18:00Z">
            <w:rPr/>
          </w:rPrChange>
        </w:rPr>
        <w:t xml:space="preserve"> scenario</w:t>
      </w:r>
      <w:r w:rsidR="006B764B" w:rsidRPr="001F28CC">
        <w:rPr>
          <w:highlight w:val="yellow"/>
          <w:rPrChange w:id="133" w:author="Sven von Wangenheim" w:date="2025-11-03T14:18:00Z" w16du:dateUtc="2025-11-03T13:18:00Z">
            <w:rPr/>
          </w:rPrChange>
        </w:rPr>
        <w:t>,</w:t>
      </w:r>
      <w:r w:rsidRPr="001F28CC">
        <w:rPr>
          <w:highlight w:val="yellow"/>
          <w:rPrChange w:id="134" w:author="Sven von Wangenheim" w:date="2025-11-03T14:18:00Z" w16du:dateUtc="2025-11-03T13:18:00Z">
            <w:rPr/>
          </w:rPrChange>
        </w:rPr>
        <w:t xml:space="preserve"> potential output </w:t>
      </w:r>
      <w:r w:rsidR="005C6057" w:rsidRPr="001F28CC">
        <w:rPr>
          <w:highlight w:val="yellow"/>
          <w:rPrChange w:id="135" w:author="Sven von Wangenheim" w:date="2025-11-03T14:18:00Z" w16du:dateUtc="2025-11-03T13:18:00Z">
            <w:rPr/>
          </w:rPrChange>
        </w:rPr>
        <w:t xml:space="preserve">reflects the </w:t>
      </w:r>
      <w:r w:rsidRPr="001F28CC">
        <w:rPr>
          <w:highlight w:val="yellow"/>
          <w:rPrChange w:id="136" w:author="Sven von Wangenheim" w:date="2025-11-03T14:18:00Z" w16du:dateUtc="2025-11-03T13:18:00Z">
            <w:rPr/>
          </w:rPrChange>
        </w:rPr>
        <w:t>estimate</w:t>
      </w:r>
      <w:r w:rsidR="005C6057" w:rsidRPr="001F28CC">
        <w:rPr>
          <w:highlight w:val="yellow"/>
          <w:rPrChange w:id="137" w:author="Sven von Wangenheim" w:date="2025-11-03T14:18:00Z" w16du:dateUtc="2025-11-03T13:18:00Z">
            <w:rPr/>
          </w:rPrChange>
        </w:rPr>
        <w:t xml:space="preserve">d effects of </w:t>
      </w:r>
      <w:r w:rsidR="00D54712" w:rsidRPr="001F28CC">
        <w:rPr>
          <w:highlight w:val="yellow"/>
          <w:rPrChange w:id="138" w:author="Sven von Wangenheim" w:date="2025-11-03T14:18:00Z" w16du:dateUtc="2025-11-03T13:18:00Z">
            <w:rPr/>
          </w:rPrChange>
        </w:rPr>
        <w:t xml:space="preserve">the selected </w:t>
      </w:r>
      <w:r w:rsidR="00FC0A7F" w:rsidRPr="001F28CC">
        <w:rPr>
          <w:highlight w:val="yellow"/>
          <w:rPrChange w:id="139" w:author="Sven von Wangenheim" w:date="2025-11-03T14:18:00Z" w16du:dateUtc="2025-11-03T13:18:00Z">
            <w:rPr/>
          </w:rPrChange>
        </w:rPr>
        <w:t xml:space="preserve">medium-term plan </w:t>
      </w:r>
      <w:r w:rsidR="00D54712" w:rsidRPr="001F28CC">
        <w:rPr>
          <w:highlight w:val="yellow"/>
          <w:rPrChange w:id="140" w:author="Sven von Wangenheim" w:date="2025-11-03T14:18:00Z" w16du:dateUtc="2025-11-03T13:18:00Z">
            <w:rPr/>
          </w:rPrChange>
        </w:rPr>
        <w:t>measures</w:t>
      </w:r>
      <w:r w:rsidR="004B40F4" w:rsidRPr="001F28CC">
        <w:rPr>
          <w:highlight w:val="yellow"/>
          <w:rPrChange w:id="141" w:author="Sven von Wangenheim" w:date="2025-11-03T14:18:00Z" w16du:dateUtc="2025-11-03T13:18:00Z">
            <w:rPr/>
          </w:rPrChange>
        </w:rPr>
        <w:t>.</w:t>
      </w:r>
      <w:r w:rsidR="001C4080" w:rsidRPr="001F28CC">
        <w:rPr>
          <w:rStyle w:val="FootnoteReference"/>
          <w:highlight w:val="yellow"/>
          <w:rPrChange w:id="142" w:author="Sven von Wangenheim" w:date="2025-11-03T14:18:00Z" w16du:dateUtc="2025-11-03T13:18:00Z">
            <w:rPr>
              <w:rStyle w:val="FootnoteReference"/>
            </w:rPr>
          </w:rPrChange>
        </w:rPr>
        <w:footnoteReference w:id="7"/>
      </w:r>
      <w:r w:rsidRPr="001F28CC">
        <w:rPr>
          <w:highlight w:val="yellow"/>
          <w:rPrChange w:id="143" w:author="Sven von Wangenheim" w:date="2025-11-03T14:18:00Z" w16du:dateUtc="2025-11-03T13:18:00Z">
            <w:rPr/>
          </w:rPrChange>
        </w:rPr>
        <w:t xml:space="preserve"> </w:t>
      </w:r>
      <w:r w:rsidR="00D91018" w:rsidRPr="00155346">
        <w:rPr>
          <w:highlight w:val="yellow"/>
          <w:rPrChange w:id="144" w:author="Sven von Wangenheim" w:date="2025-11-03T15:46:00Z" w16du:dateUtc="2025-11-03T14:46:00Z">
            <w:rPr/>
          </w:rPrChange>
        </w:rPr>
        <w:t xml:space="preserve">As </w:t>
      </w:r>
      <w:r w:rsidR="004F2DD6" w:rsidRPr="00155346">
        <w:rPr>
          <w:highlight w:val="yellow"/>
          <w:rPrChange w:id="145" w:author="Sven von Wangenheim" w:date="2025-11-03T15:46:00Z" w16du:dateUtc="2025-11-03T14:46:00Z">
            <w:rPr/>
          </w:rPrChange>
        </w:rPr>
        <w:t xml:space="preserve">is standard in </w:t>
      </w:r>
      <w:ins w:id="146" w:author="Sven von Wangenheim" w:date="2025-11-03T15:48:00Z" w16du:dateUtc="2025-11-03T14:48:00Z">
        <w:r w:rsidR="00E81019">
          <w:rPr>
            <w:highlight w:val="yellow"/>
          </w:rPr>
          <w:t>the analysed</w:t>
        </w:r>
      </w:ins>
      <w:ins w:id="147" w:author="Sven von Wangenheim" w:date="2025-11-03T15:47:00Z" w16du:dateUtc="2025-11-03T14:47:00Z">
        <w:r w:rsidR="00782D2A">
          <w:rPr>
            <w:highlight w:val="yellow"/>
          </w:rPr>
          <w:t xml:space="preserve"> </w:t>
        </w:r>
      </w:ins>
      <w:del w:id="148" w:author="Sven von Wangenheim" w:date="2025-11-03T15:47:00Z" w16du:dateUtc="2025-11-03T14:47:00Z">
        <w:r w:rsidR="00DA21EA" w:rsidRPr="00155346" w:rsidDel="00155346">
          <w:rPr>
            <w:highlight w:val="yellow"/>
            <w:rPrChange w:id="149" w:author="Sven von Wangenheim" w:date="2025-11-03T15:46:00Z" w16du:dateUtc="2025-11-03T14:46:00Z">
              <w:rPr/>
            </w:rPrChange>
          </w:rPr>
          <w:delText>all five</w:delText>
        </w:r>
        <w:r w:rsidR="004F2DD6" w:rsidRPr="00155346" w:rsidDel="00155346">
          <w:rPr>
            <w:highlight w:val="yellow"/>
            <w:rPrChange w:id="150" w:author="Sven von Wangenheim" w:date="2025-11-03T15:46:00Z" w16du:dateUtc="2025-11-03T14:46:00Z">
              <w:rPr/>
            </w:rPrChange>
          </w:rPr>
          <w:delText xml:space="preserve"> </w:delText>
        </w:r>
      </w:del>
      <w:r w:rsidR="00C438AB" w:rsidRPr="00155346">
        <w:rPr>
          <w:highlight w:val="yellow"/>
          <w:rPrChange w:id="151" w:author="Sven von Wangenheim" w:date="2025-11-03T15:46:00Z" w16du:dateUtc="2025-11-03T14:46:00Z">
            <w:rPr/>
          </w:rPrChange>
        </w:rPr>
        <w:t>m</w:t>
      </w:r>
      <w:r w:rsidR="007C1777" w:rsidRPr="00155346">
        <w:rPr>
          <w:highlight w:val="yellow"/>
          <w:rPrChange w:id="152" w:author="Sven von Wangenheim" w:date="2025-11-03T15:46:00Z" w16du:dateUtc="2025-11-03T14:46:00Z">
            <w:rPr/>
          </w:rPrChange>
        </w:rPr>
        <w:t xml:space="preserve">edium-term </w:t>
      </w:r>
      <w:r w:rsidR="007C1777" w:rsidRPr="00E81019">
        <w:rPr>
          <w:highlight w:val="yellow"/>
          <w:rPrChange w:id="153" w:author="Sven von Wangenheim" w:date="2025-11-03T15:49:00Z" w16du:dateUtc="2025-11-03T14:49:00Z">
            <w:rPr/>
          </w:rPrChange>
        </w:rPr>
        <w:t>plans</w:t>
      </w:r>
      <w:ins w:id="154" w:author="Sven von Wangenheim" w:date="2025-11-03T15:49:00Z" w16du:dateUtc="2025-11-03T14:49:00Z">
        <w:r w:rsidR="00E81019">
          <w:rPr>
            <w:highlight w:val="yellow"/>
          </w:rPr>
          <w:t xml:space="preserve"> (</w:t>
        </w:r>
      </w:ins>
      <w:ins w:id="155" w:author="Sven von Wangenheim" w:date="2025-11-03T15:53:00Z" w16du:dateUtc="2025-11-03T14:53:00Z">
        <w:r w:rsidR="00EA7F31">
          <w:rPr>
            <w:highlight w:val="yellow"/>
          </w:rPr>
          <w:t xml:space="preserve">except for </w:t>
        </w:r>
      </w:ins>
      <w:ins w:id="156" w:author="Sven von Wangenheim" w:date="2025-11-03T15:49:00Z" w16du:dateUtc="2025-11-03T14:49:00Z">
        <w:r w:rsidR="00E81019">
          <w:rPr>
            <w:highlight w:val="yellow"/>
          </w:rPr>
          <w:t>Italy)</w:t>
        </w:r>
      </w:ins>
      <w:r w:rsidR="004F2DD6" w:rsidRPr="00E81019">
        <w:rPr>
          <w:highlight w:val="yellow"/>
          <w:rPrChange w:id="157" w:author="Sven von Wangenheim" w:date="2025-11-03T15:49:00Z" w16du:dateUtc="2025-11-03T14:49:00Z">
            <w:rPr/>
          </w:rPrChange>
        </w:rPr>
        <w:t>, we</w:t>
      </w:r>
      <w:ins w:id="158" w:author="Sven von Wangenheim" w:date="2025-11-03T14:03:00Z" w16du:dateUtc="2025-11-03T13:03:00Z">
        <w:r w:rsidR="007D671B" w:rsidRPr="00E81019">
          <w:rPr>
            <w:highlight w:val="yellow"/>
            <w:rPrChange w:id="159" w:author="Sven von Wangenheim" w:date="2025-11-03T15:49:00Z" w16du:dateUtc="2025-11-03T14:49:00Z">
              <w:rPr/>
            </w:rPrChange>
          </w:rPr>
          <w:t xml:space="preserve"> also</w:t>
        </w:r>
      </w:ins>
      <w:r w:rsidR="004F2DD6" w:rsidRPr="00E81019">
        <w:rPr>
          <w:highlight w:val="yellow"/>
          <w:rPrChange w:id="160" w:author="Sven von Wangenheim" w:date="2025-11-03T15:49:00Z" w16du:dateUtc="2025-11-03T14:49:00Z">
            <w:rPr/>
          </w:rPrChange>
        </w:rPr>
        <w:t xml:space="preserve"> </w:t>
      </w:r>
      <w:r w:rsidR="004F2DD6" w:rsidRPr="001F28CC">
        <w:rPr>
          <w:highlight w:val="yellow"/>
          <w:rPrChange w:id="161" w:author="Sven von Wangenheim" w:date="2025-11-03T14:18:00Z" w16du:dateUtc="2025-11-03T13:18:00Z">
            <w:rPr/>
          </w:rPrChange>
        </w:rPr>
        <w:t>smooth the resulting potential output growth path</w:t>
      </w:r>
      <w:r w:rsidR="002073E0" w:rsidRPr="001F28CC">
        <w:rPr>
          <w:highlight w:val="yellow"/>
          <w:rPrChange w:id="162" w:author="Sven von Wangenheim" w:date="2025-11-03T14:18:00Z" w16du:dateUtc="2025-11-03T13:18:00Z">
            <w:rPr/>
          </w:rPrChange>
        </w:rPr>
        <w:t xml:space="preserve"> for better comparability and then recompute the SPB path and target consistent with the DSA criteria.</w:t>
      </w:r>
      <w:r w:rsidR="00304938" w:rsidRPr="001F28CC">
        <w:rPr>
          <w:rStyle w:val="FootnoteReference"/>
          <w:highlight w:val="yellow"/>
          <w:rPrChange w:id="163" w:author="Sven von Wangenheim" w:date="2025-11-03T14:18:00Z" w16du:dateUtc="2025-11-03T13:18:00Z">
            <w:rPr>
              <w:rStyle w:val="FootnoteReference"/>
            </w:rPr>
          </w:rPrChange>
        </w:rPr>
        <w:footnoteReference w:id="8"/>
      </w:r>
    </w:p>
    <w:p w14:paraId="52F142EE" w14:textId="4F5617BE" w:rsidR="008E77AA" w:rsidRPr="00B94E86" w:rsidRDefault="009D50C9" w:rsidP="00BE542D">
      <w:r w:rsidRPr="00BE542D">
        <w:t xml:space="preserve">We then compare the </w:t>
      </w:r>
      <w:r w:rsidR="000B025B" w:rsidRPr="00BE542D">
        <w:t xml:space="preserve">resulting potential growth </w:t>
      </w:r>
      <w:r w:rsidR="009709FC" w:rsidRPr="00BE542D">
        <w:t xml:space="preserve">rates </w:t>
      </w:r>
      <w:r w:rsidR="000B025B" w:rsidRPr="00BE542D">
        <w:t>a</w:t>
      </w:r>
      <w:r w:rsidR="009709FC" w:rsidRPr="00BE542D">
        <w:t>nd</w:t>
      </w:r>
      <w:r w:rsidR="000B025B" w:rsidRPr="00BE542D">
        <w:t xml:space="preserve"> </w:t>
      </w:r>
      <w:r w:rsidRPr="00BE542D">
        <w:t>re</w:t>
      </w:r>
      <w:r w:rsidR="0079443D" w:rsidRPr="00BE542D">
        <w:t xml:space="preserve">quired </w:t>
      </w:r>
      <w:r w:rsidR="6AA857D1" w:rsidRPr="00BE542D">
        <w:t xml:space="preserve">SPB </w:t>
      </w:r>
      <w:r w:rsidR="00DE1C54" w:rsidRPr="00BE542D">
        <w:t xml:space="preserve">adjustments and </w:t>
      </w:r>
      <w:r w:rsidR="00A24918" w:rsidRPr="00BE542D">
        <w:t xml:space="preserve">SPB </w:t>
      </w:r>
      <w:r w:rsidR="6AA857D1" w:rsidRPr="00BE542D">
        <w:t>targets across these two scenarios for each country</w:t>
      </w:r>
      <w:r w:rsidR="0079443D" w:rsidRPr="00BE542D">
        <w:t xml:space="preserve">. </w:t>
      </w:r>
      <w:r w:rsidR="00E06F69" w:rsidRPr="00BE542D">
        <w:t xml:space="preserve">In the DSA, </w:t>
      </w:r>
      <w:r w:rsidR="005C44C8" w:rsidRPr="00BE542D">
        <w:t>countries may adjust their SPB over a period of four or seven years</w:t>
      </w:r>
      <w:r w:rsidR="00BE542D" w:rsidRPr="00BE542D">
        <w:t xml:space="preserve"> (i.e., the adjustment period)</w:t>
      </w:r>
      <w:r w:rsidR="005C44C8" w:rsidRPr="00BE542D">
        <w:t xml:space="preserve">, after which the SPB remains </w:t>
      </w:r>
      <w:r w:rsidR="005C44C8" w:rsidRPr="00BE542D">
        <w:lastRenderedPageBreak/>
        <w:t xml:space="preserve">unchanged. This final SPB ratio </w:t>
      </w:r>
      <w:r w:rsidR="00BE542D" w:rsidRPr="00BE542D">
        <w:t>is referred to as the SPB target</w:t>
      </w:r>
      <w:r w:rsidR="000E2144" w:rsidRPr="00BE542D">
        <w:t xml:space="preserve">. </w:t>
      </w:r>
      <w:r w:rsidR="00836B9F" w:rsidRPr="00BE542D">
        <w:t>Since</w:t>
      </w:r>
      <w:r w:rsidR="009A24D0" w:rsidRPr="00BE542D">
        <w:t xml:space="preserve"> h</w:t>
      </w:r>
      <w:r w:rsidR="006955F9" w:rsidRPr="00BE542D">
        <w:t>igher potential growth would require</w:t>
      </w:r>
      <w:r w:rsidR="00BE542D" w:rsidRPr="00BE542D">
        <w:t xml:space="preserve"> less</w:t>
      </w:r>
      <w:r w:rsidR="006955F9" w:rsidRPr="00BE542D">
        <w:t xml:space="preserve"> fiscal consolidation to </w:t>
      </w:r>
      <w:r w:rsidR="00BE542D" w:rsidRPr="00BE542D">
        <w:t>meet t</w:t>
      </w:r>
      <w:r w:rsidR="006955F9" w:rsidRPr="00BE542D">
        <w:t>he same DSA criteria</w:t>
      </w:r>
      <w:r w:rsidR="001C080A" w:rsidRPr="00BE542D">
        <w:t xml:space="preserve">, this would result in </w:t>
      </w:r>
      <w:r w:rsidR="00A22DD6" w:rsidRPr="00BE542D">
        <w:t xml:space="preserve">lower required SPB </w:t>
      </w:r>
      <w:r w:rsidR="00865A16" w:rsidRPr="00BE542D">
        <w:t>adjustment</w:t>
      </w:r>
      <w:r w:rsidR="00A22DD6" w:rsidRPr="00BE542D">
        <w:t xml:space="preserve"> </w:t>
      </w:r>
      <w:r w:rsidR="00BE542D" w:rsidRPr="00BE542D">
        <w:t>steps</w:t>
      </w:r>
      <w:r w:rsidR="00A22DD6" w:rsidRPr="00BE542D">
        <w:t xml:space="preserve"> and subsequently a lower SPB target</w:t>
      </w:r>
      <w:r w:rsidR="000E2144" w:rsidRPr="00BE542D">
        <w:t xml:space="preserve">. </w:t>
      </w:r>
      <w:r w:rsidR="00603785" w:rsidRPr="00BE542D">
        <w:t xml:space="preserve">In comparing the </w:t>
      </w:r>
      <w:r w:rsidR="001C080A" w:rsidRPr="00BE542D">
        <w:t xml:space="preserve">SPB targets for the </w:t>
      </w:r>
      <w:r w:rsidR="00603785" w:rsidRPr="00BE542D">
        <w:t>two scenarios</w:t>
      </w:r>
      <w:r w:rsidR="00BE542D" w:rsidRPr="00BE542D">
        <w:t>,</w:t>
      </w:r>
      <w:r w:rsidR="00603785" w:rsidRPr="00BE542D">
        <w:t xml:space="preserve"> </w:t>
      </w:r>
      <w:r w:rsidR="6AA857D1" w:rsidRPr="00BE542D">
        <w:t xml:space="preserve">we illustrate how policy-responsive potential output affects fiscal </w:t>
      </w:r>
      <w:r w:rsidR="008D20C7" w:rsidRPr="00BE542D">
        <w:t>space,</w:t>
      </w:r>
      <w:r w:rsidR="00BE542D" w:rsidRPr="00BE542D">
        <w:t xml:space="preserve"> i.e.</w:t>
      </w:r>
      <w:r w:rsidR="6AA857D1" w:rsidRPr="00BE542D">
        <w:t xml:space="preserve">, how far the required SPB target shifts once medium- to long-term growth impacts are recognised in the </w:t>
      </w:r>
      <w:r w:rsidR="6AA857D1" w:rsidRPr="00B94E86">
        <w:t xml:space="preserve">DSA. </w:t>
      </w:r>
    </w:p>
    <w:p w14:paraId="59B1DA86" w14:textId="1E237194" w:rsidR="006A06E3" w:rsidRPr="000A144E" w:rsidRDefault="6AA857D1" w:rsidP="007331B3">
      <w:r w:rsidRPr="00B94E86">
        <w:t xml:space="preserve">Importantly, </w:t>
      </w:r>
      <w:r w:rsidR="002B0389" w:rsidRPr="00B94E86">
        <w:t xml:space="preserve">the resulting effects compared to the baseline are often small </w:t>
      </w:r>
      <w:r w:rsidR="00264D58" w:rsidRPr="00B94E86">
        <w:t xml:space="preserve">because we </w:t>
      </w:r>
      <w:r w:rsidR="00123FB0" w:rsidRPr="00B94E86">
        <w:t xml:space="preserve">pick only </w:t>
      </w:r>
      <w:r w:rsidR="00C679B2" w:rsidRPr="00B94E86">
        <w:t>one or a small bundle of measures and estimate their effect on potential outpu</w:t>
      </w:r>
      <w:r w:rsidR="00835F74" w:rsidRPr="00B94E86">
        <w:t xml:space="preserve">t. </w:t>
      </w:r>
      <w:r w:rsidR="00355CE1" w:rsidRPr="00B94E86">
        <w:t xml:space="preserve">By contrast, the impact </w:t>
      </w:r>
      <w:r w:rsidR="00835F74" w:rsidRPr="00B94E86">
        <w:t>of the</w:t>
      </w:r>
      <w:r w:rsidR="004B062C" w:rsidRPr="00B94E86">
        <w:t xml:space="preserve"> full set of policies specified in each medium-term plan </w:t>
      </w:r>
      <w:r w:rsidR="001A49B4" w:rsidRPr="00B94E86">
        <w:t>would likely be much larger</w:t>
      </w:r>
      <w:r w:rsidR="00835F74" w:rsidRPr="00B94E86">
        <w:t xml:space="preserve">. Our results </w:t>
      </w:r>
      <w:r w:rsidR="00604B63" w:rsidRPr="00B94E86">
        <w:t xml:space="preserve">should therefore </w:t>
      </w:r>
      <w:r w:rsidR="00E6449F" w:rsidRPr="00B94E86">
        <w:t>be read a</w:t>
      </w:r>
      <w:r w:rsidR="00800B3F" w:rsidRPr="00B94E86">
        <w:t>s</w:t>
      </w:r>
      <w:r w:rsidR="00835F74" w:rsidRPr="00B94E86">
        <w:t xml:space="preserve"> </w:t>
      </w:r>
      <w:r w:rsidRPr="00B94E86">
        <w:t xml:space="preserve">illustrative simulations, not </w:t>
      </w:r>
      <w:r w:rsidR="00800B3F" w:rsidRPr="00B94E86">
        <w:t xml:space="preserve">as </w:t>
      </w:r>
      <w:r w:rsidRPr="00B94E86">
        <w:t xml:space="preserve">alternative forecasts of potential output </w:t>
      </w:r>
      <w:r w:rsidR="00B870DB" w:rsidRPr="00B94E86">
        <w:t>under</w:t>
      </w:r>
      <w:r w:rsidRPr="00B94E86">
        <w:t xml:space="preserve"> the </w:t>
      </w:r>
      <w:r w:rsidR="004B062C" w:rsidRPr="00B94E86">
        <w:t>entire</w:t>
      </w:r>
      <w:r w:rsidRPr="00B94E86">
        <w:t xml:space="preserve"> </w:t>
      </w:r>
      <w:r w:rsidR="00FC0A7F" w:rsidRPr="00B94E86">
        <w:t>medium-term plan</w:t>
      </w:r>
      <w:r w:rsidRPr="00B94E86">
        <w:t xml:space="preserve">. </w:t>
      </w:r>
      <w:r w:rsidR="0004571A" w:rsidRPr="00B94E86">
        <w:t>Their purpose is</w:t>
      </w:r>
      <w:r w:rsidRPr="00B94E86">
        <w:t xml:space="preserve"> to show that incorporating policy effects on potential output in debt sustainability analysis is both technically feasible and</w:t>
      </w:r>
      <w:r>
        <w:t xml:space="preserve"> highly relevant</w:t>
      </w:r>
      <w:r w:rsidRPr="000D6CAC">
        <w:t>: whenever a growth-relevant measure is not adequately featured in the EUCAM baseline, the required SPB adjustments do not reflect the full impacts of the respective policy.</w:t>
      </w:r>
      <w:r>
        <w:t xml:space="preserve"> </w:t>
      </w:r>
    </w:p>
    <w:p w14:paraId="78873D15" w14:textId="77777777" w:rsidR="00624A8C" w:rsidRDefault="00624A8C" w:rsidP="00574412">
      <w:pPr>
        <w:rPr>
          <w:b/>
          <w:bCs/>
        </w:rPr>
      </w:pPr>
    </w:p>
    <w:p w14:paraId="5C0C81BF" w14:textId="1D38D432" w:rsidR="00574412" w:rsidRPr="000A144E" w:rsidRDefault="009B34E5" w:rsidP="00574412">
      <w:pPr>
        <w:rPr>
          <w:b/>
          <w:bCs/>
        </w:rPr>
      </w:pPr>
      <w:ins w:id="199" w:author="Ludovic Suttor-Sorel" w:date="2025-10-24T14:36:00Z" w16du:dateUtc="2025-10-24T12:36:00Z">
        <w:r>
          <w:rPr>
            <w:b/>
            <w:bCs/>
          </w:rPr>
          <w:t xml:space="preserve">4.2. </w:t>
        </w:r>
      </w:ins>
      <w:r w:rsidR="00A350A1" w:rsidRPr="000A144E">
        <w:rPr>
          <w:b/>
          <w:bCs/>
        </w:rPr>
        <w:t>Results</w:t>
      </w:r>
    </w:p>
    <w:p w14:paraId="7599B301" w14:textId="1CA11260" w:rsidR="00067FFA" w:rsidRDefault="00067FFA" w:rsidP="005A2D50">
      <w:r w:rsidRPr="00067FFA">
        <w:t xml:space="preserve">We compare the SPB targets and debt ratios for five countries under two assumptions: (i) baseline potential output growth </w:t>
      </w:r>
      <w:r w:rsidR="009B03A4">
        <w:t xml:space="preserve">is </w:t>
      </w:r>
      <w:r w:rsidRPr="00067FFA">
        <w:t xml:space="preserve">as presented in the medium-term plans, and (ii) policy-responsive potential output growth </w:t>
      </w:r>
      <w:r w:rsidR="009B03A4">
        <w:t xml:space="preserve">is </w:t>
      </w:r>
      <w:r w:rsidRPr="00067FFA">
        <w:t>as estimated using the PREM. The c</w:t>
      </w:r>
      <w:r>
        <w:t>ase studies</w:t>
      </w:r>
      <w:r w:rsidRPr="00067FFA">
        <w:t xml:space="preserve"> are used to illustrate how different policy measures</w:t>
      </w:r>
      <w:r>
        <w:t xml:space="preserve"> – </w:t>
      </w:r>
      <w:r w:rsidRPr="00067FFA">
        <w:t>such as public investment</w:t>
      </w:r>
      <w:r w:rsidR="003925C9">
        <w:t xml:space="preserve"> or</w:t>
      </w:r>
      <w:r w:rsidRPr="00067FFA">
        <w:t xml:space="preserve"> R&amp;D spending</w:t>
      </w:r>
      <w:r w:rsidR="003925C9">
        <w:t xml:space="preserve"> </w:t>
      </w:r>
      <w:r>
        <w:t xml:space="preserve">– </w:t>
      </w:r>
      <w:r w:rsidRPr="00067FFA">
        <w:t xml:space="preserve">can affect potential output in different ways, depending on their nature and </w:t>
      </w:r>
      <w:r>
        <w:t>magnitude</w:t>
      </w:r>
      <w:r w:rsidRPr="00067FFA">
        <w:t xml:space="preserve">. Together, these examples demonstrate </w:t>
      </w:r>
      <w:r>
        <w:t>a</w:t>
      </w:r>
      <w:r w:rsidRPr="00067FFA">
        <w:t xml:space="preserve"> range of possible outcomes and their implications for fiscal space: growth-enhancing policies tend to expand fiscal space, while growth-reducing measures can diminish it.</w:t>
      </w:r>
    </w:p>
    <w:p w14:paraId="5F763BE1" w14:textId="78F007E4" w:rsidR="00EF7866" w:rsidRPr="000A144E" w:rsidRDefault="00F63C76" w:rsidP="005A2D50">
      <w:r w:rsidRPr="000A144E">
        <w:t xml:space="preserve">Table 1 presents the smoothed potential output growth rates assumed in the </w:t>
      </w:r>
      <w:r w:rsidR="00FC0A7F">
        <w:t>m</w:t>
      </w:r>
      <w:r w:rsidR="007C1777">
        <w:t>edium-term plans</w:t>
      </w:r>
      <w:r w:rsidRPr="000A144E">
        <w:t xml:space="preserve"> (baseline) and the</w:t>
      </w:r>
      <w:r w:rsidR="00F379F4">
        <w:t xml:space="preserve"> estimated</w:t>
      </w:r>
      <w:r w:rsidRPr="000A144E">
        <w:t xml:space="preserve"> policy-responsive growth rates (scenario)</w:t>
      </w:r>
      <w:r w:rsidR="00FD03AD" w:rsidRPr="00DF2D91">
        <w:rPr>
          <w:rStyle w:val="FootnoteReference"/>
        </w:rPr>
        <w:footnoteReference w:id="9"/>
      </w:r>
      <w:r w:rsidR="006D65C8">
        <w:t xml:space="preserve"> while Figure 2 shows the corresponding SPB adjustment</w:t>
      </w:r>
      <w:r w:rsidR="0025336D">
        <w:t xml:space="preserve"> paths</w:t>
      </w:r>
      <w:r w:rsidR="006D65C8">
        <w:t xml:space="preserve"> and SPB targets</w:t>
      </w:r>
      <w:r w:rsidR="00AA14F3">
        <w:t xml:space="preserve">. </w:t>
      </w:r>
      <w:r w:rsidR="0081616B" w:rsidRPr="000A144E">
        <w:t xml:space="preserve">In Germany, we </w:t>
      </w:r>
      <w:r w:rsidR="008F69EA" w:rsidRPr="000A144E">
        <w:t>look</w:t>
      </w:r>
      <w:r w:rsidR="0081616B" w:rsidRPr="000A144E">
        <w:t xml:space="preserve"> at infrastructure investments, while we focus on R&amp;D investments in Finland</w:t>
      </w:r>
      <w:r w:rsidR="00BB3D47" w:rsidRPr="000A144E">
        <w:t xml:space="preserve"> affecting TFP</w:t>
      </w:r>
      <w:r w:rsidR="00EC0BE0" w:rsidRPr="000A144E">
        <w:t>.</w:t>
      </w:r>
      <w:r w:rsidR="0081616B" w:rsidRPr="000A144E">
        <w:t xml:space="preserve"> </w:t>
      </w:r>
      <w:r w:rsidR="008F69EA" w:rsidRPr="000A144E">
        <w:t xml:space="preserve">In </w:t>
      </w:r>
      <w:r w:rsidR="00EC0BE0" w:rsidRPr="000A144E">
        <w:t xml:space="preserve">Italy, Austria and France, we </w:t>
      </w:r>
      <w:r w:rsidR="00FE2C1E" w:rsidRPr="000A144E">
        <w:t xml:space="preserve">simulate </w:t>
      </w:r>
      <w:r w:rsidR="002A012C" w:rsidRPr="000A144E">
        <w:t xml:space="preserve">the </w:t>
      </w:r>
      <w:r w:rsidR="00FE2C1E" w:rsidRPr="000A144E">
        <w:t xml:space="preserve">possible impacts of </w:t>
      </w:r>
      <w:r w:rsidR="002A012C" w:rsidRPr="000A144E">
        <w:t>policies affecting labour force participation.</w:t>
      </w:r>
      <w:r w:rsidR="00906023">
        <w:t xml:space="preserve"> T</w:t>
      </w:r>
      <w:r w:rsidR="004A551E" w:rsidRPr="000A144E">
        <w:t xml:space="preserve">he largest impact for potential output growth and </w:t>
      </w:r>
      <w:r w:rsidR="0010329C">
        <w:t xml:space="preserve">consequently </w:t>
      </w:r>
      <w:r w:rsidR="000C71C7">
        <w:t xml:space="preserve">the </w:t>
      </w:r>
      <w:r w:rsidR="004A551E" w:rsidRPr="000A144E">
        <w:t>difference in SPB target</w:t>
      </w:r>
      <w:r w:rsidR="000C71C7">
        <w:t xml:space="preserve"> </w:t>
      </w:r>
      <w:r w:rsidR="004A551E" w:rsidRPr="000A144E">
        <w:t>is observed in Germany, followed by Italy and Finland</w:t>
      </w:r>
      <w:r w:rsidR="00DE3223">
        <w:t xml:space="preserve">. </w:t>
      </w:r>
      <w:r w:rsidR="00337805">
        <w:t>T</w:t>
      </w:r>
      <w:r w:rsidR="00906023">
        <w:t xml:space="preserve">he observed </w:t>
      </w:r>
      <w:r w:rsidR="005B4833">
        <w:t xml:space="preserve">effects </w:t>
      </w:r>
      <w:r w:rsidR="0096253F" w:rsidRPr="000A144E">
        <w:t>i</w:t>
      </w:r>
      <w:r w:rsidR="004A551E" w:rsidRPr="000A144E">
        <w:t>n Austria and France</w:t>
      </w:r>
      <w:r w:rsidR="00906023">
        <w:t xml:space="preserve"> </w:t>
      </w:r>
      <w:r w:rsidR="005B4833">
        <w:t xml:space="preserve">are </w:t>
      </w:r>
      <w:r w:rsidR="00035A91">
        <w:t>negligible which is p</w:t>
      </w:r>
      <w:r w:rsidR="00337805">
        <w:t xml:space="preserve">rimarily </w:t>
      </w:r>
      <w:r w:rsidR="00035A91">
        <w:t xml:space="preserve">a consequence of the </w:t>
      </w:r>
      <w:r w:rsidR="00337805">
        <w:t xml:space="preserve">small magnitude of </w:t>
      </w:r>
      <w:r w:rsidR="001F058C">
        <w:t>the analysed</w:t>
      </w:r>
      <w:r w:rsidR="00337805">
        <w:t xml:space="preserve"> policies</w:t>
      </w:r>
      <w:r w:rsidR="0096253F" w:rsidRPr="000A144E">
        <w:t>.</w:t>
      </w:r>
    </w:p>
    <w:p w14:paraId="0DE05400" w14:textId="3487CA43" w:rsidR="00CD39D1" w:rsidRDefault="00CA3B16">
      <w:r w:rsidRPr="000A144E">
        <w:t>T</w:t>
      </w:r>
      <w:r w:rsidR="00A83E9D" w:rsidRPr="000A144E">
        <w:t>he German example perfectly demonstrates the relevanc</w:t>
      </w:r>
      <w:r w:rsidR="001628B7">
        <w:t>e</w:t>
      </w:r>
      <w:r w:rsidR="00A83E9D" w:rsidRPr="000A144E">
        <w:t xml:space="preserve"> of policy-responsive potential output in the context of the DSA</w:t>
      </w:r>
      <w:r w:rsidRPr="000A144E">
        <w:t xml:space="preserve">: </w:t>
      </w:r>
      <w:r w:rsidR="00F379F4">
        <w:t xml:space="preserve">we estimate that </w:t>
      </w:r>
      <w:r w:rsidR="0096253F" w:rsidRPr="000A144E">
        <w:t>Germany’s</w:t>
      </w:r>
      <w:r w:rsidR="00F63C76" w:rsidRPr="000A144E">
        <w:t xml:space="preserve"> infrastructure investment package raises smoothed </w:t>
      </w:r>
      <w:r w:rsidR="00F63C76" w:rsidRPr="003228B1">
        <w:t xml:space="preserve">potential </w:t>
      </w:r>
      <w:r w:rsidR="00FF3A79" w:rsidRPr="003228B1">
        <w:t xml:space="preserve">output </w:t>
      </w:r>
      <w:r w:rsidR="00F63C76" w:rsidRPr="003228B1">
        <w:t>growth from 0.90% to 1.1</w:t>
      </w:r>
      <w:r w:rsidR="0096253F" w:rsidRPr="003228B1">
        <w:t>5</w:t>
      </w:r>
      <w:r w:rsidR="00F63C76" w:rsidRPr="003228B1">
        <w:t xml:space="preserve">% per year, causing the required SPB target to fall from </w:t>
      </w:r>
      <w:del w:id="200" w:author="Sven von Wangenheim" w:date="2025-11-03T14:34:00Z" w16du:dateUtc="2025-11-03T13:34:00Z">
        <w:r w:rsidR="00B732A3" w:rsidRPr="001F28CC" w:rsidDel="00D54681">
          <w:rPr>
            <w:highlight w:val="yellow"/>
            <w:rPrChange w:id="201" w:author="Sven von Wangenheim" w:date="2025-11-03T14:18:00Z" w16du:dateUtc="2025-11-03T13:18:00Z">
              <w:rPr/>
            </w:rPrChange>
          </w:rPr>
          <w:delText>1.</w:delText>
        </w:r>
      </w:del>
      <w:del w:id="202" w:author="Sven von Wangenheim" w:date="2025-11-03T14:12:00Z" w16du:dateUtc="2025-11-03T13:12:00Z">
        <w:r w:rsidR="00B732A3" w:rsidRPr="001F28CC" w:rsidDel="006472C9">
          <w:rPr>
            <w:highlight w:val="yellow"/>
            <w:rPrChange w:id="203" w:author="Sven von Wangenheim" w:date="2025-11-03T14:18:00Z" w16du:dateUtc="2025-11-03T13:18:00Z">
              <w:rPr/>
            </w:rPrChange>
          </w:rPr>
          <w:delText>1</w:delText>
        </w:r>
      </w:del>
      <w:ins w:id="204" w:author="Sven von Wangenheim" w:date="2025-11-03T14:34:00Z" w16du:dateUtc="2025-11-03T13:34:00Z">
        <w:r w:rsidR="00D54681">
          <w:rPr>
            <w:highlight w:val="yellow"/>
          </w:rPr>
          <w:t>0.99</w:t>
        </w:r>
      </w:ins>
      <w:r w:rsidR="00F63C76" w:rsidRPr="001F28CC">
        <w:rPr>
          <w:highlight w:val="yellow"/>
          <w:rPrChange w:id="205" w:author="Sven von Wangenheim" w:date="2025-11-03T14:18:00Z" w16du:dateUtc="2025-11-03T13:18:00Z">
            <w:rPr/>
          </w:rPrChange>
        </w:rPr>
        <w:t>% to 0.</w:t>
      </w:r>
      <w:ins w:id="206" w:author="Sven von Wangenheim" w:date="2025-11-03T14:13:00Z" w16du:dateUtc="2025-11-03T13:13:00Z">
        <w:r w:rsidR="003945B4" w:rsidRPr="001F28CC">
          <w:rPr>
            <w:highlight w:val="yellow"/>
            <w:rPrChange w:id="207" w:author="Sven von Wangenheim" w:date="2025-11-03T14:18:00Z" w16du:dateUtc="2025-11-03T13:18:00Z">
              <w:rPr/>
            </w:rPrChange>
          </w:rPr>
          <w:t>8</w:t>
        </w:r>
      </w:ins>
      <w:ins w:id="208" w:author="Sven von Wangenheim" w:date="2025-11-03T14:34:00Z" w16du:dateUtc="2025-11-03T13:34:00Z">
        <w:r w:rsidR="00D54681">
          <w:rPr>
            <w:highlight w:val="yellow"/>
          </w:rPr>
          <w:t>4</w:t>
        </w:r>
      </w:ins>
      <w:del w:id="209" w:author="Sven von Wangenheim" w:date="2025-11-03T14:13:00Z" w16du:dateUtc="2025-11-03T13:13:00Z">
        <w:r w:rsidR="00B732A3" w:rsidRPr="001F28CC" w:rsidDel="003945B4">
          <w:rPr>
            <w:highlight w:val="yellow"/>
            <w:rPrChange w:id="210" w:author="Sven von Wangenheim" w:date="2025-11-03T14:18:00Z" w16du:dateUtc="2025-11-03T13:18:00Z">
              <w:rPr/>
            </w:rPrChange>
          </w:rPr>
          <w:delText>9</w:delText>
        </w:r>
      </w:del>
      <w:r w:rsidR="00F63C76" w:rsidRPr="001F28CC">
        <w:rPr>
          <w:highlight w:val="yellow"/>
          <w:rPrChange w:id="211" w:author="Sven von Wangenheim" w:date="2025-11-03T14:18:00Z" w16du:dateUtc="2025-11-03T13:18:00Z">
            <w:rPr/>
          </w:rPrChange>
        </w:rPr>
        <w:t>%</w:t>
      </w:r>
      <w:r w:rsidR="00F63C76" w:rsidRPr="003228B1">
        <w:t xml:space="preserve"> of GDP</w:t>
      </w:r>
      <w:r w:rsidR="00A83549" w:rsidRPr="003228B1">
        <w:t>.</w:t>
      </w:r>
      <w:del w:id="212" w:author="Sven von Wangenheim" w:date="2025-11-03T15:55:00Z" w16du:dateUtc="2025-11-03T14:55:00Z">
        <w:r w:rsidR="00A83549" w:rsidRPr="00DF2D91" w:rsidDel="00D238BF">
          <w:rPr>
            <w:rStyle w:val="FootnoteReference"/>
          </w:rPr>
          <w:footnoteReference w:id="10"/>
        </w:r>
      </w:del>
      <w:r w:rsidR="00A83549" w:rsidRPr="003228B1">
        <w:t xml:space="preserve"> </w:t>
      </w:r>
      <w:r w:rsidR="00F63C76" w:rsidRPr="003228B1">
        <w:t xml:space="preserve">The channels </w:t>
      </w:r>
      <w:r w:rsidR="7B35F85D" w:rsidRPr="003228B1">
        <w:t>that</w:t>
      </w:r>
      <w:r w:rsidR="7B35F85D">
        <w:t xml:space="preserve"> lead to</w:t>
      </w:r>
      <w:r w:rsidR="00F63C76" w:rsidRPr="000A144E">
        <w:t xml:space="preserve"> higher growth rates are </w:t>
      </w:r>
      <w:r w:rsidR="00F63C76" w:rsidRPr="000A144E">
        <w:lastRenderedPageBreak/>
        <w:t xml:space="preserve">straightforward. First, raising the investment rates results in a larger public capital stock. We further assume </w:t>
      </w:r>
      <w:r w:rsidR="00F83236" w:rsidRPr="000A144E">
        <w:t>additional</w:t>
      </w:r>
      <w:r w:rsidR="00F63C76" w:rsidRPr="000A144E">
        <w:t xml:space="preserve"> labour input</w:t>
      </w:r>
      <w:r w:rsidR="00F83236" w:rsidRPr="000A144E">
        <w:t>, e.g.</w:t>
      </w:r>
      <w:r w:rsidR="00CC60BF" w:rsidRPr="000A144E">
        <w:t xml:space="preserve"> to </w:t>
      </w:r>
      <w:r w:rsidR="00F83236" w:rsidRPr="000A144E">
        <w:t>carry out</w:t>
      </w:r>
      <w:r w:rsidR="0078588D" w:rsidRPr="000A144E">
        <w:t xml:space="preserve"> the new infrastructure</w:t>
      </w:r>
      <w:r w:rsidR="00F63C76" w:rsidRPr="000A144E">
        <w:t xml:space="preserve"> p</w:t>
      </w:r>
      <w:r w:rsidR="0078588D" w:rsidRPr="000A144E">
        <w:t>roject</w:t>
      </w:r>
      <w:r w:rsidR="003707FE" w:rsidRPr="000A144E">
        <w:t>s</w:t>
      </w:r>
      <w:r w:rsidR="00F63C76" w:rsidRPr="000A144E">
        <w:t xml:space="preserve"> </w:t>
      </w:r>
      <w:r w:rsidR="000E2AAE">
        <w:fldChar w:fldCharType="begin"/>
      </w:r>
      <w:r w:rsidR="008C7004">
        <w:instrText xml:space="preserve"> ADDIN ZOTERO_ITEM CSL_CITATION {"citationID":"qaOxSBLk","properties":{"formattedCitation":"(Moszoro 2021)","plainCitation":"(Moszoro 2021)","noteIndex":0},"citationItems":[{"id":16593,"uris":["http://zotero.org/groups/4867909/items/QJ4TP6ZJ"],"itemData":{"id":16593,"type":"webpage","abstract":"We evaluate the direct employment effect of the public investment in key infrastructure—electricity, roads, schools and hospitals, and water and sanitation. Using rich firm-level panel data from 41 countries over 19 years, we estimate that US&lt;/head&gt; million of public spending in infrastructure create 3–7 jobs in advanced economies, 10–17 jobs in emerging market economies, and 16–30 jobs in low-income developing countries. As a comparison, US&lt;/head&gt; million public spending on R&amp;D yields 5–11 jobs in R&amp;D in OECD countries. Green investment and investment with a larger R&amp;D component deliver higher employment effect. Overall, we estimate that one percent of global GDP in public investment can create more than seven million jobs worldwide through its direct employment effects alone.","container-title":"IMF","language":"ENG","title":"The Direct Employment Impact of Public Investment","URL":"https://www.imf.org/en/Publications/WP/Issues/2021/05/06/The-Direct-Employment-Impact-of-Public-Investment-50251","author":[{"family":"Moszoro","given":"Marian"}],"accessed":{"date-parts":[["2025",3,31]]},"issued":{"date-parts":[["2021"]]}}}],"schema":"https://github.com/citation-style-language/schema/raw/master/csl-citation.json"} </w:instrText>
      </w:r>
      <w:r w:rsidR="000E2AAE">
        <w:fldChar w:fldCharType="separate"/>
      </w:r>
      <w:r w:rsidR="00200354" w:rsidRPr="00200354">
        <w:rPr>
          <w:rFonts w:cs="Open Sans"/>
        </w:rPr>
        <w:t>(Moszoro 2021)</w:t>
      </w:r>
      <w:r w:rsidR="000E2AAE">
        <w:fldChar w:fldCharType="end"/>
      </w:r>
      <w:r w:rsidR="000E2AAE">
        <w:t xml:space="preserve">, </w:t>
      </w:r>
      <w:r w:rsidR="00F63C76" w:rsidRPr="000A144E">
        <w:t xml:space="preserve">and modest long-run TFP effects caused by better infrastructure </w:t>
      </w:r>
      <w:r w:rsidR="005C6594">
        <w:fldChar w:fldCharType="begin"/>
      </w:r>
      <w:r w:rsidR="008C7004">
        <w:instrText xml:space="preserve"> ADDIN ZOTERO_ITEM CSL_CITATION {"citationID":"KE43PJ5T","properties":{"formattedCitation":"(Ramey 2020)","plainCitation":"(Ramey 2020)","noteIndex":0},"citationItems":[{"id":19310,"uris":["http://zotero.org/groups/4867909/items/DTUAEDPL"],"itemData":{"id":19310,"type":"article-journal","abstract":"Can greater investment in infrastructure raise U.S. long-run output? Are infrastructure projects a good short-run stimulus to the economy? This paper uses insights from the macroeconomics literature to address these questions. I begin by analyzing the effects of government investment in both a stylized neoclassical model and a medium-scale New Keynesian model, highlighting the economic mechanisms that govern the strength of the short-run and long-run impacts. The analysis confirms earlier findings that the implementation delays inherent in infrastructure projects reduce short-run multipliers in most cases. In contrast, long-run multipliers can be sizable when government capital is productive. Moreover, these multipliers are greater if the economy starts from a point below the socially optimal amount of public capital. Turning to empirical estimation, I use the theoretical model to explain the econometric challenges to estimating the elasticity of output to public infrastructure. Using both artificial data generated by simulations of the model and extensions of existing empirical work, I demonstrate how both general equilibrium effects and optimal choice of public capital are likely to impart upward biases to output elasticity estimates. Finally, I review and extend some empirical estimates of the shortrun effects, focusing on infrastructure spending in the ARRA.","language":"en","source":"Zotero","title":"The Macroeconomic Consequences of Infrastructure Investment","author":[{"family":"Ramey","given":"Valerie A"}],"issued":{"date-parts":[["2020"]]}}}],"schema":"https://github.com/citation-style-language/schema/raw/master/csl-citation.json"} </w:instrText>
      </w:r>
      <w:r w:rsidR="005C6594">
        <w:fldChar w:fldCharType="separate"/>
      </w:r>
      <w:r w:rsidR="00200354" w:rsidRPr="00200354">
        <w:rPr>
          <w:rFonts w:cs="Open Sans"/>
        </w:rPr>
        <w:t>(Ramey 2020)</w:t>
      </w:r>
      <w:r w:rsidR="005C6594">
        <w:fldChar w:fldCharType="end"/>
      </w:r>
      <w:r w:rsidR="00F63C76" w:rsidRPr="000A144E">
        <w:t xml:space="preserve">. In today’s framework, those supply-side gains are largely ignored particularly in the long-term, even as the current </w:t>
      </w:r>
      <w:r w:rsidR="00F63C76" w:rsidRPr="00A60FA5">
        <w:t xml:space="preserve">spending is fully included in the SPB assumed in the </w:t>
      </w:r>
      <w:r w:rsidR="00AD4F5D">
        <w:t>medium-term plan</w:t>
      </w:r>
      <w:r w:rsidR="00F63C76" w:rsidRPr="00A60FA5">
        <w:t>. Our proposal removes this inconsistency and recognises both the short-term costs and long-term benefits of the investment package.</w:t>
      </w:r>
    </w:p>
    <w:p w14:paraId="0EDF1CFA" w14:textId="77777777" w:rsidR="004E5856" w:rsidRPr="000A144E" w:rsidRDefault="004E5856"/>
    <w:p w14:paraId="78436E1E" w14:textId="5D42D68D" w:rsidR="002F085F" w:rsidRPr="00023769" w:rsidRDefault="6AA857D1" w:rsidP="002F085F">
      <w:pPr>
        <w:pStyle w:val="Caption"/>
        <w:ind w:left="0"/>
      </w:pPr>
      <w:r w:rsidRPr="00940865">
        <w:rPr>
          <w:highlight w:val="yellow"/>
          <w:rPrChange w:id="253" w:author="Sven von Wangenheim" w:date="2025-11-03T14:54:00Z" w16du:dateUtc="2025-11-03T13:54:00Z">
            <w:rPr/>
          </w:rPrChange>
        </w:rPr>
        <w:t xml:space="preserve">Table </w:t>
      </w:r>
      <w:r w:rsidR="002F085F" w:rsidRPr="00940865">
        <w:rPr>
          <w:highlight w:val="yellow"/>
          <w:rPrChange w:id="254" w:author="Sven von Wangenheim" w:date="2025-11-03T14:54:00Z" w16du:dateUtc="2025-11-03T13:54:00Z">
            <w:rPr/>
          </w:rPrChange>
        </w:rPr>
        <w:fldChar w:fldCharType="begin"/>
      </w:r>
      <w:r w:rsidR="002F085F" w:rsidRPr="00940865">
        <w:rPr>
          <w:highlight w:val="yellow"/>
          <w:rPrChange w:id="255" w:author="Sven von Wangenheim" w:date="2025-11-03T14:54:00Z" w16du:dateUtc="2025-11-03T13:54:00Z">
            <w:rPr/>
          </w:rPrChange>
        </w:rPr>
        <w:instrText xml:space="preserve"> SEQ Table \* ARABIC </w:instrText>
      </w:r>
      <w:r w:rsidR="002F085F" w:rsidRPr="00940865">
        <w:rPr>
          <w:highlight w:val="yellow"/>
          <w:rPrChange w:id="256" w:author="Sven von Wangenheim" w:date="2025-11-03T14:54:00Z" w16du:dateUtc="2025-11-03T13:54:00Z">
            <w:rPr/>
          </w:rPrChange>
        </w:rPr>
        <w:fldChar w:fldCharType="separate"/>
      </w:r>
      <w:r w:rsidRPr="00940865">
        <w:rPr>
          <w:highlight w:val="yellow"/>
          <w:rPrChange w:id="257" w:author="Sven von Wangenheim" w:date="2025-11-03T14:54:00Z" w16du:dateUtc="2025-11-03T13:54:00Z">
            <w:rPr/>
          </w:rPrChange>
        </w:rPr>
        <w:t>1</w:t>
      </w:r>
      <w:r w:rsidR="002F085F" w:rsidRPr="00940865">
        <w:rPr>
          <w:highlight w:val="yellow"/>
          <w:rPrChange w:id="258" w:author="Sven von Wangenheim" w:date="2025-11-03T14:54:00Z" w16du:dateUtc="2025-11-03T13:54:00Z">
            <w:rPr/>
          </w:rPrChange>
        </w:rPr>
        <w:fldChar w:fldCharType="end"/>
      </w:r>
      <w:r w:rsidRPr="00940865">
        <w:rPr>
          <w:highlight w:val="yellow"/>
          <w:rPrChange w:id="259" w:author="Sven von Wangenheim" w:date="2025-11-03T14:54:00Z" w16du:dateUtc="2025-11-03T13:54:00Z">
            <w:rPr/>
          </w:rPrChange>
        </w:rPr>
        <w:t xml:space="preserve">: </w:t>
      </w:r>
      <w:r w:rsidR="004E5856" w:rsidRPr="00940865">
        <w:rPr>
          <w:highlight w:val="yellow"/>
          <w:rPrChange w:id="260" w:author="Sven von Wangenheim" w:date="2025-11-03T14:54:00Z" w16du:dateUtc="2025-11-03T13:54:00Z">
            <w:rPr/>
          </w:rPrChange>
        </w:rPr>
        <w:t xml:space="preserve">Annual </w:t>
      </w:r>
      <w:r w:rsidR="00EE5114" w:rsidRPr="00940865">
        <w:rPr>
          <w:highlight w:val="yellow"/>
          <w:rPrChange w:id="261" w:author="Sven von Wangenheim" w:date="2025-11-03T14:54:00Z" w16du:dateUtc="2025-11-03T13:54:00Z">
            <w:rPr/>
          </w:rPrChange>
        </w:rPr>
        <w:t xml:space="preserve">(smoothed) </w:t>
      </w:r>
      <w:ins w:id="262" w:author="Sven von Wangenheim" w:date="2025-11-03T14:52:00Z" w16du:dateUtc="2025-11-03T13:52:00Z">
        <w:r w:rsidR="005D4323" w:rsidRPr="00940865">
          <w:rPr>
            <w:highlight w:val="yellow"/>
            <w:rPrChange w:id="263" w:author="Sven von Wangenheim" w:date="2025-11-03T14:54:00Z" w16du:dateUtc="2025-11-03T13:54:00Z">
              <w:rPr/>
            </w:rPrChange>
          </w:rPr>
          <w:t xml:space="preserve">real </w:t>
        </w:r>
      </w:ins>
      <w:r w:rsidR="004E5856" w:rsidRPr="00940865">
        <w:rPr>
          <w:highlight w:val="yellow"/>
          <w:rPrChange w:id="264" w:author="Sven von Wangenheim" w:date="2025-11-03T14:54:00Z" w16du:dateUtc="2025-11-03T13:54:00Z">
            <w:rPr/>
          </w:rPrChange>
        </w:rPr>
        <w:t>p</w:t>
      </w:r>
      <w:r w:rsidRPr="00940865">
        <w:rPr>
          <w:highlight w:val="yellow"/>
          <w:rPrChange w:id="265" w:author="Sven von Wangenheim" w:date="2025-11-03T14:54:00Z" w16du:dateUtc="2025-11-03T13:54:00Z">
            <w:rPr/>
          </w:rPrChange>
        </w:rPr>
        <w:t>otential output growth</w:t>
      </w:r>
      <w:ins w:id="266" w:author="Sven von Wangenheim" w:date="2025-11-03T14:54:00Z" w16du:dateUtc="2025-11-03T13:54:00Z">
        <w:r w:rsidR="00940865" w:rsidRPr="00940865">
          <w:rPr>
            <w:highlight w:val="yellow"/>
            <w:rPrChange w:id="267" w:author="Sven von Wangenheim" w:date="2025-11-03T14:54:00Z" w16du:dateUtc="2025-11-03T13:54:00Z">
              <w:rPr/>
            </w:rPrChange>
          </w:rPr>
          <w:t>,</w:t>
        </w:r>
      </w:ins>
      <w:r w:rsidRPr="00940865">
        <w:rPr>
          <w:highlight w:val="yellow"/>
          <w:rPrChange w:id="268" w:author="Sven von Wangenheim" w:date="2025-11-03T14:54:00Z" w16du:dateUtc="2025-11-03T13:54:00Z">
            <w:rPr/>
          </w:rPrChange>
        </w:rPr>
        <w:t xml:space="preserve"> </w:t>
      </w:r>
      <w:del w:id="269" w:author="Sven von Wangenheim" w:date="2025-11-03T14:54:00Z" w16du:dateUtc="2025-11-03T13:54:00Z">
        <w:r w:rsidRPr="00940865" w:rsidDel="00940865">
          <w:rPr>
            <w:highlight w:val="yellow"/>
            <w:rPrChange w:id="270" w:author="Sven von Wangenheim" w:date="2025-11-03T14:54:00Z" w16du:dateUtc="2025-11-03T13:54:00Z">
              <w:rPr/>
            </w:rPrChange>
          </w:rPr>
          <w:delText xml:space="preserve">under </w:delText>
        </w:r>
        <w:r w:rsidR="00227DC6" w:rsidRPr="00940865" w:rsidDel="00940865">
          <w:rPr>
            <w:highlight w:val="yellow"/>
            <w:rPrChange w:id="271" w:author="Sven von Wangenheim" w:date="2025-11-03T14:54:00Z" w16du:dateUtc="2025-11-03T13:54:00Z">
              <w:rPr/>
            </w:rPrChange>
          </w:rPr>
          <w:delText xml:space="preserve">the </w:delText>
        </w:r>
      </w:del>
      <w:r w:rsidRPr="00940865">
        <w:rPr>
          <w:highlight w:val="yellow"/>
          <w:rPrChange w:id="272" w:author="Sven von Wangenheim" w:date="2025-11-03T14:54:00Z" w16du:dateUtc="2025-11-03T13:54:00Z">
            <w:rPr/>
          </w:rPrChange>
        </w:rPr>
        <w:t xml:space="preserve">baseline and </w:t>
      </w:r>
      <w:del w:id="273" w:author="Sven von Wangenheim" w:date="2025-11-03T14:54:00Z" w16du:dateUtc="2025-11-03T13:54:00Z">
        <w:r w:rsidR="00227DC6" w:rsidRPr="00940865" w:rsidDel="00940865">
          <w:rPr>
            <w:highlight w:val="yellow"/>
            <w:rPrChange w:id="274" w:author="Sven von Wangenheim" w:date="2025-11-03T14:54:00Z" w16du:dateUtc="2025-11-03T13:54:00Z">
              <w:rPr/>
            </w:rPrChange>
          </w:rPr>
          <w:delText xml:space="preserve">the </w:delText>
        </w:r>
      </w:del>
      <w:r w:rsidRPr="00940865">
        <w:rPr>
          <w:highlight w:val="yellow"/>
          <w:rPrChange w:id="275" w:author="Sven von Wangenheim" w:date="2025-11-03T14:54:00Z" w16du:dateUtc="2025-11-03T13:54:00Z">
            <w:rPr/>
          </w:rPrChange>
        </w:rPr>
        <w:t>policy-responsive scenario</w:t>
      </w:r>
    </w:p>
    <w:tbl>
      <w:tblPr>
        <w:tblStyle w:val="TableGrid"/>
        <w:tblpPr w:leftFromText="141" w:rightFromText="141" w:vertAnchor="text" w:horzAnchor="margin" w:tblpY="-85"/>
        <w:tblW w:w="5003" w:type="pct"/>
        <w:tblLayout w:type="fixed"/>
        <w:tblLook w:val="04A0" w:firstRow="1" w:lastRow="0" w:firstColumn="1" w:lastColumn="0" w:noHBand="0" w:noVBand="1"/>
      </w:tblPr>
      <w:tblGrid>
        <w:gridCol w:w="1414"/>
        <w:gridCol w:w="4399"/>
        <w:gridCol w:w="1561"/>
        <w:gridCol w:w="1703"/>
      </w:tblGrid>
      <w:tr w:rsidR="004B2294" w:rsidRPr="00023769" w14:paraId="38F2B55F" w14:textId="77777777" w:rsidTr="7368F10E">
        <w:trPr>
          <w:trHeight w:val="317"/>
        </w:trPr>
        <w:tc>
          <w:tcPr>
            <w:tcW w:w="779" w:type="pct"/>
            <w:shd w:val="clear" w:color="auto" w:fill="181C44" w:themeFill="accent1"/>
            <w:vAlign w:val="center"/>
          </w:tcPr>
          <w:p w14:paraId="7A02E399" w14:textId="77777777" w:rsidR="004E5856" w:rsidRPr="00023769" w:rsidRDefault="004E5856" w:rsidP="00DA4A13">
            <w:pPr>
              <w:jc w:val="left"/>
              <w:rPr>
                <w:b/>
                <w:bCs/>
                <w:sz w:val="16"/>
                <w:szCs w:val="16"/>
              </w:rPr>
            </w:pPr>
            <w:r w:rsidRPr="00023769">
              <w:rPr>
                <w:b/>
                <w:bCs/>
                <w:sz w:val="16"/>
                <w:szCs w:val="16"/>
              </w:rPr>
              <w:t>Country</w:t>
            </w:r>
          </w:p>
        </w:tc>
        <w:tc>
          <w:tcPr>
            <w:tcW w:w="2423" w:type="pct"/>
            <w:shd w:val="clear" w:color="auto" w:fill="181C44" w:themeFill="accent1"/>
            <w:vAlign w:val="center"/>
          </w:tcPr>
          <w:p w14:paraId="177D0B19" w14:textId="7B6D44A2" w:rsidR="004E5856" w:rsidRPr="00023769" w:rsidRDefault="004E5856" w:rsidP="00DA4A13">
            <w:pPr>
              <w:jc w:val="left"/>
              <w:rPr>
                <w:b/>
                <w:bCs/>
                <w:sz w:val="16"/>
                <w:szCs w:val="16"/>
              </w:rPr>
            </w:pPr>
            <w:r w:rsidRPr="00023769">
              <w:rPr>
                <w:b/>
                <w:bCs/>
                <w:sz w:val="16"/>
                <w:szCs w:val="16"/>
              </w:rPr>
              <w:t>Policy</w:t>
            </w:r>
          </w:p>
        </w:tc>
        <w:tc>
          <w:tcPr>
            <w:tcW w:w="860" w:type="pct"/>
            <w:shd w:val="clear" w:color="auto" w:fill="181C44" w:themeFill="accent1"/>
            <w:vAlign w:val="center"/>
          </w:tcPr>
          <w:p w14:paraId="16B46B2E" w14:textId="687D15A0" w:rsidR="004E5856" w:rsidRPr="00023769" w:rsidRDefault="004E5856" w:rsidP="00DA4A13">
            <w:pPr>
              <w:jc w:val="left"/>
              <w:rPr>
                <w:b/>
                <w:bCs/>
                <w:sz w:val="16"/>
                <w:szCs w:val="16"/>
              </w:rPr>
            </w:pPr>
            <w:r w:rsidRPr="00023769">
              <w:rPr>
                <w:b/>
                <w:bCs/>
                <w:sz w:val="16"/>
                <w:szCs w:val="16"/>
              </w:rPr>
              <w:t>Baseline</w:t>
            </w:r>
            <w:r w:rsidR="00DA4A13" w:rsidRPr="00023769">
              <w:rPr>
                <w:b/>
                <w:bCs/>
                <w:sz w:val="16"/>
                <w:szCs w:val="16"/>
              </w:rPr>
              <w:t xml:space="preserve"> </w:t>
            </w:r>
            <w:r w:rsidR="00730BA6">
              <w:rPr>
                <w:b/>
                <w:bCs/>
                <w:sz w:val="16"/>
                <w:szCs w:val="16"/>
              </w:rPr>
              <w:t>Growth</w:t>
            </w:r>
          </w:p>
        </w:tc>
        <w:tc>
          <w:tcPr>
            <w:tcW w:w="938" w:type="pct"/>
            <w:shd w:val="clear" w:color="auto" w:fill="181C44" w:themeFill="accent1"/>
            <w:vAlign w:val="center"/>
          </w:tcPr>
          <w:p w14:paraId="22808ECB" w14:textId="6833CAB4" w:rsidR="004E5856" w:rsidRPr="00023769" w:rsidRDefault="004E5856" w:rsidP="00DA4A13">
            <w:pPr>
              <w:jc w:val="left"/>
              <w:rPr>
                <w:b/>
                <w:bCs/>
                <w:sz w:val="16"/>
                <w:szCs w:val="16"/>
              </w:rPr>
            </w:pPr>
            <w:r w:rsidRPr="00023769">
              <w:rPr>
                <w:b/>
                <w:bCs/>
                <w:sz w:val="16"/>
                <w:szCs w:val="16"/>
              </w:rPr>
              <w:t>Scenario</w:t>
            </w:r>
            <w:r w:rsidR="00DA4A13" w:rsidRPr="00023769">
              <w:rPr>
                <w:b/>
                <w:bCs/>
                <w:sz w:val="16"/>
                <w:szCs w:val="16"/>
              </w:rPr>
              <w:t xml:space="preserve"> Growth</w:t>
            </w:r>
          </w:p>
        </w:tc>
      </w:tr>
      <w:tr w:rsidR="004B2294" w:rsidRPr="000A144E" w14:paraId="537E6D71" w14:textId="77777777" w:rsidTr="7368F10E">
        <w:trPr>
          <w:trHeight w:val="317"/>
        </w:trPr>
        <w:tc>
          <w:tcPr>
            <w:tcW w:w="779" w:type="pct"/>
            <w:shd w:val="clear" w:color="auto" w:fill="F2F2F2" w:themeFill="background1" w:themeFillShade="F2"/>
            <w:vAlign w:val="center"/>
          </w:tcPr>
          <w:p w14:paraId="0E880B42" w14:textId="35B20E9C" w:rsidR="004E5856" w:rsidRPr="00023769" w:rsidRDefault="004E5856" w:rsidP="00DA4A13">
            <w:pPr>
              <w:jc w:val="left"/>
              <w:rPr>
                <w:sz w:val="16"/>
                <w:szCs w:val="16"/>
              </w:rPr>
            </w:pPr>
            <w:r w:rsidRPr="00023769">
              <w:rPr>
                <w:sz w:val="16"/>
                <w:szCs w:val="16"/>
              </w:rPr>
              <w:t>Germany</w:t>
            </w:r>
          </w:p>
        </w:tc>
        <w:tc>
          <w:tcPr>
            <w:tcW w:w="2423" w:type="pct"/>
            <w:shd w:val="clear" w:color="auto" w:fill="F2F2F2" w:themeFill="background1" w:themeFillShade="F2"/>
            <w:vAlign w:val="center"/>
          </w:tcPr>
          <w:p w14:paraId="14248E23" w14:textId="0AE74919" w:rsidR="004E5856" w:rsidRPr="00023769" w:rsidRDefault="004E5856" w:rsidP="00DA4A13">
            <w:pPr>
              <w:jc w:val="left"/>
              <w:rPr>
                <w:sz w:val="16"/>
                <w:szCs w:val="16"/>
              </w:rPr>
            </w:pPr>
            <w:r w:rsidRPr="00023769">
              <w:rPr>
                <w:sz w:val="16"/>
                <w:szCs w:val="16"/>
              </w:rPr>
              <w:t>Infrastructure Investment Package</w:t>
            </w:r>
          </w:p>
        </w:tc>
        <w:tc>
          <w:tcPr>
            <w:tcW w:w="860" w:type="pct"/>
            <w:shd w:val="clear" w:color="auto" w:fill="F2F2F2" w:themeFill="background1" w:themeFillShade="F2"/>
            <w:vAlign w:val="center"/>
          </w:tcPr>
          <w:p w14:paraId="5DA66816" w14:textId="5DC8135A" w:rsidR="004E5856" w:rsidRPr="00023769" w:rsidRDefault="004E5856" w:rsidP="00DA4A13">
            <w:pPr>
              <w:jc w:val="left"/>
              <w:rPr>
                <w:sz w:val="16"/>
                <w:szCs w:val="16"/>
              </w:rPr>
            </w:pPr>
            <w:r w:rsidRPr="00023769">
              <w:rPr>
                <w:sz w:val="16"/>
                <w:szCs w:val="16"/>
              </w:rPr>
              <w:t xml:space="preserve">0.90% </w:t>
            </w:r>
          </w:p>
        </w:tc>
        <w:tc>
          <w:tcPr>
            <w:tcW w:w="938" w:type="pct"/>
            <w:shd w:val="clear" w:color="auto" w:fill="F2F2F2" w:themeFill="background1" w:themeFillShade="F2"/>
            <w:vAlign w:val="center"/>
          </w:tcPr>
          <w:p w14:paraId="53F4055C" w14:textId="31791B13" w:rsidR="004E5856" w:rsidRPr="00023769" w:rsidRDefault="004E5856" w:rsidP="00DA4A13">
            <w:pPr>
              <w:jc w:val="left"/>
              <w:rPr>
                <w:sz w:val="16"/>
                <w:szCs w:val="16"/>
              </w:rPr>
            </w:pPr>
            <w:r w:rsidRPr="00023769">
              <w:rPr>
                <w:sz w:val="16"/>
                <w:szCs w:val="16"/>
              </w:rPr>
              <w:t xml:space="preserve">1.15% </w:t>
            </w:r>
          </w:p>
        </w:tc>
      </w:tr>
      <w:tr w:rsidR="004B2294" w:rsidRPr="000A144E" w14:paraId="3EEB3639" w14:textId="77777777" w:rsidTr="7368F10E">
        <w:trPr>
          <w:trHeight w:val="317"/>
        </w:trPr>
        <w:tc>
          <w:tcPr>
            <w:tcW w:w="779" w:type="pct"/>
            <w:shd w:val="clear" w:color="auto" w:fill="F2F2F2" w:themeFill="background1" w:themeFillShade="F2"/>
            <w:vAlign w:val="center"/>
          </w:tcPr>
          <w:p w14:paraId="2AF7B1E2" w14:textId="77777777" w:rsidR="004E5856" w:rsidRPr="000A144E" w:rsidRDefault="004E5856" w:rsidP="000D1225">
            <w:pPr>
              <w:jc w:val="left"/>
              <w:rPr>
                <w:sz w:val="16"/>
                <w:szCs w:val="16"/>
              </w:rPr>
            </w:pPr>
            <w:r w:rsidRPr="000A144E">
              <w:rPr>
                <w:sz w:val="16"/>
                <w:szCs w:val="16"/>
              </w:rPr>
              <w:t>Finland</w:t>
            </w:r>
          </w:p>
        </w:tc>
        <w:tc>
          <w:tcPr>
            <w:tcW w:w="2423" w:type="pct"/>
            <w:shd w:val="clear" w:color="auto" w:fill="F2F2F2" w:themeFill="background1" w:themeFillShade="F2"/>
            <w:vAlign w:val="center"/>
          </w:tcPr>
          <w:p w14:paraId="6B5B0B4D" w14:textId="4FDC14E7" w:rsidR="004E5856" w:rsidRPr="000A144E" w:rsidRDefault="004E5856" w:rsidP="000D1225">
            <w:pPr>
              <w:jc w:val="left"/>
              <w:rPr>
                <w:sz w:val="16"/>
                <w:szCs w:val="16"/>
              </w:rPr>
            </w:pPr>
            <w:r>
              <w:rPr>
                <w:sz w:val="16"/>
                <w:szCs w:val="16"/>
              </w:rPr>
              <w:t xml:space="preserve">Increased R&amp;D expenditure </w:t>
            </w:r>
          </w:p>
        </w:tc>
        <w:tc>
          <w:tcPr>
            <w:tcW w:w="860" w:type="pct"/>
            <w:shd w:val="clear" w:color="auto" w:fill="F2F2F2" w:themeFill="background1" w:themeFillShade="F2"/>
            <w:vAlign w:val="center"/>
          </w:tcPr>
          <w:p w14:paraId="1324271B" w14:textId="74F92AAD" w:rsidR="004E5856" w:rsidRPr="000A144E" w:rsidRDefault="004E5856" w:rsidP="000D1225">
            <w:pPr>
              <w:jc w:val="left"/>
              <w:rPr>
                <w:sz w:val="16"/>
                <w:szCs w:val="16"/>
              </w:rPr>
            </w:pPr>
            <w:r w:rsidRPr="000A144E">
              <w:rPr>
                <w:sz w:val="16"/>
                <w:szCs w:val="16"/>
              </w:rPr>
              <w:t xml:space="preserve">0.90% </w:t>
            </w:r>
          </w:p>
        </w:tc>
        <w:tc>
          <w:tcPr>
            <w:tcW w:w="938" w:type="pct"/>
            <w:shd w:val="clear" w:color="auto" w:fill="F2F2F2" w:themeFill="background1" w:themeFillShade="F2"/>
            <w:vAlign w:val="center"/>
          </w:tcPr>
          <w:p w14:paraId="6CFCF260" w14:textId="6462C8FB" w:rsidR="004E5856" w:rsidRPr="000A144E" w:rsidRDefault="004E5856" w:rsidP="000D1225">
            <w:pPr>
              <w:jc w:val="left"/>
              <w:rPr>
                <w:sz w:val="16"/>
                <w:szCs w:val="16"/>
              </w:rPr>
            </w:pPr>
            <w:r w:rsidRPr="000A144E">
              <w:rPr>
                <w:sz w:val="16"/>
                <w:szCs w:val="16"/>
              </w:rPr>
              <w:t xml:space="preserve">0.97% </w:t>
            </w:r>
          </w:p>
        </w:tc>
      </w:tr>
      <w:tr w:rsidR="004B2294" w:rsidRPr="000A144E" w14:paraId="5EC8707C" w14:textId="77777777" w:rsidTr="7368F10E">
        <w:trPr>
          <w:trHeight w:val="317"/>
        </w:trPr>
        <w:tc>
          <w:tcPr>
            <w:tcW w:w="779" w:type="pct"/>
            <w:shd w:val="clear" w:color="auto" w:fill="F2F2F2" w:themeFill="background1" w:themeFillShade="F2"/>
            <w:vAlign w:val="center"/>
          </w:tcPr>
          <w:p w14:paraId="562BCFCB" w14:textId="6DDE7B35" w:rsidR="004E5856" w:rsidRPr="000A144E" w:rsidRDefault="004E5856" w:rsidP="000D1225">
            <w:pPr>
              <w:jc w:val="left"/>
              <w:rPr>
                <w:sz w:val="16"/>
                <w:szCs w:val="16"/>
              </w:rPr>
            </w:pPr>
            <w:r w:rsidRPr="000A144E">
              <w:rPr>
                <w:sz w:val="16"/>
                <w:szCs w:val="16"/>
              </w:rPr>
              <w:t>Italy</w:t>
            </w:r>
          </w:p>
        </w:tc>
        <w:tc>
          <w:tcPr>
            <w:tcW w:w="2423" w:type="pct"/>
            <w:shd w:val="clear" w:color="auto" w:fill="F2F2F2" w:themeFill="background1" w:themeFillShade="F2"/>
            <w:vAlign w:val="center"/>
          </w:tcPr>
          <w:p w14:paraId="3FFF0968" w14:textId="0B298BDB" w:rsidR="004E5856" w:rsidRPr="000A144E" w:rsidRDefault="004E5856" w:rsidP="000D1225">
            <w:pPr>
              <w:jc w:val="left"/>
              <w:rPr>
                <w:sz w:val="16"/>
                <w:szCs w:val="16"/>
              </w:rPr>
            </w:pPr>
            <w:r>
              <w:rPr>
                <w:sz w:val="16"/>
                <w:szCs w:val="16"/>
              </w:rPr>
              <w:t>Active Labour Market Policies</w:t>
            </w:r>
          </w:p>
        </w:tc>
        <w:tc>
          <w:tcPr>
            <w:tcW w:w="860" w:type="pct"/>
            <w:shd w:val="clear" w:color="auto" w:fill="F2F2F2" w:themeFill="background1" w:themeFillShade="F2"/>
            <w:vAlign w:val="center"/>
          </w:tcPr>
          <w:p w14:paraId="5FA129CE" w14:textId="0E572E39" w:rsidR="004E5856" w:rsidRPr="001F28CC" w:rsidDel="00C25008" w:rsidRDefault="004E5856" w:rsidP="00C25008">
            <w:pPr>
              <w:jc w:val="left"/>
              <w:rPr>
                <w:del w:id="276" w:author="Sven von Wangenheim" w:date="2025-11-03T14:10:00Z" w16du:dateUtc="2025-11-03T13:10:00Z"/>
                <w:sz w:val="16"/>
                <w:szCs w:val="16"/>
                <w:highlight w:val="yellow"/>
                <w:rPrChange w:id="277" w:author="Sven von Wangenheim" w:date="2025-11-03T14:19:00Z" w16du:dateUtc="2025-11-03T13:19:00Z">
                  <w:rPr>
                    <w:del w:id="278" w:author="Sven von Wangenheim" w:date="2025-11-03T14:10:00Z" w16du:dateUtc="2025-11-03T13:10:00Z"/>
                    <w:sz w:val="16"/>
                    <w:szCs w:val="16"/>
                  </w:rPr>
                </w:rPrChange>
              </w:rPr>
            </w:pPr>
            <w:r w:rsidRPr="001F28CC">
              <w:rPr>
                <w:sz w:val="16"/>
                <w:szCs w:val="16"/>
                <w:highlight w:val="yellow"/>
                <w:rPrChange w:id="279" w:author="Sven von Wangenheim" w:date="2025-11-03T14:19:00Z" w16du:dateUtc="2025-11-03T13:19:00Z">
                  <w:rPr>
                    <w:sz w:val="16"/>
                    <w:szCs w:val="16"/>
                  </w:rPr>
                </w:rPrChange>
              </w:rPr>
              <w:t>0.</w:t>
            </w:r>
            <w:ins w:id="280" w:author="Sven von Wangenheim" w:date="2025-11-03T14:11:00Z" w16du:dateUtc="2025-11-03T13:11:00Z">
              <w:r w:rsidR="00C25008" w:rsidRPr="001F28CC">
                <w:rPr>
                  <w:sz w:val="16"/>
                  <w:szCs w:val="16"/>
                  <w:highlight w:val="yellow"/>
                  <w:rPrChange w:id="281" w:author="Sven von Wangenheim" w:date="2025-11-03T14:19:00Z" w16du:dateUtc="2025-11-03T13:19:00Z">
                    <w:rPr>
                      <w:sz w:val="16"/>
                      <w:szCs w:val="16"/>
                    </w:rPr>
                  </w:rPrChange>
                </w:rPr>
                <w:t>78</w:t>
              </w:r>
            </w:ins>
            <w:del w:id="282" w:author="Sven von Wangenheim" w:date="2025-11-03T14:11:00Z" w16du:dateUtc="2025-11-03T13:11:00Z">
              <w:r w:rsidRPr="001F28CC" w:rsidDel="00C25008">
                <w:rPr>
                  <w:sz w:val="16"/>
                  <w:szCs w:val="16"/>
                  <w:highlight w:val="yellow"/>
                  <w:rPrChange w:id="283" w:author="Sven von Wangenheim" w:date="2025-11-03T14:19:00Z" w16du:dateUtc="2025-11-03T13:19:00Z">
                    <w:rPr>
                      <w:sz w:val="16"/>
                      <w:szCs w:val="16"/>
                    </w:rPr>
                  </w:rPrChange>
                </w:rPr>
                <w:delText>6</w:delText>
              </w:r>
            </w:del>
            <w:r w:rsidRPr="001F28CC">
              <w:rPr>
                <w:sz w:val="16"/>
                <w:szCs w:val="16"/>
                <w:highlight w:val="yellow"/>
                <w:rPrChange w:id="284" w:author="Sven von Wangenheim" w:date="2025-11-03T14:19:00Z" w16du:dateUtc="2025-11-03T13:19:00Z">
                  <w:rPr>
                    <w:sz w:val="16"/>
                    <w:szCs w:val="16"/>
                  </w:rPr>
                </w:rPrChange>
              </w:rPr>
              <w:t>%</w:t>
            </w:r>
            <w:del w:id="285" w:author="Sven von Wangenheim" w:date="2025-11-03T14:10:00Z" w16du:dateUtc="2025-11-03T13:10:00Z">
              <w:r w:rsidRPr="001F28CC" w:rsidDel="00C25008">
                <w:rPr>
                  <w:sz w:val="16"/>
                  <w:szCs w:val="16"/>
                  <w:highlight w:val="yellow"/>
                  <w:rPrChange w:id="286" w:author="Sven von Wangenheim" w:date="2025-11-03T14:19:00Z" w16du:dateUtc="2025-11-03T13:19:00Z">
                    <w:rPr>
                      <w:sz w:val="16"/>
                      <w:szCs w:val="16"/>
                    </w:rPr>
                  </w:rPrChange>
                </w:rPr>
                <w:delText xml:space="preserve"> until 2026</w:delText>
              </w:r>
            </w:del>
          </w:p>
          <w:p w14:paraId="571586E1" w14:textId="4C4A9CED" w:rsidR="004E5856" w:rsidRPr="001F28CC" w:rsidRDefault="004E5856" w:rsidP="00C25008">
            <w:pPr>
              <w:jc w:val="left"/>
              <w:rPr>
                <w:sz w:val="16"/>
                <w:szCs w:val="16"/>
                <w:highlight w:val="yellow"/>
                <w:rPrChange w:id="287" w:author="Sven von Wangenheim" w:date="2025-11-03T14:19:00Z" w16du:dateUtc="2025-11-03T13:19:00Z">
                  <w:rPr>
                    <w:sz w:val="16"/>
                    <w:szCs w:val="16"/>
                  </w:rPr>
                </w:rPrChange>
              </w:rPr>
            </w:pPr>
            <w:del w:id="288" w:author="Sven von Wangenheim" w:date="2025-11-03T14:10:00Z" w16du:dateUtc="2025-11-03T13:10:00Z">
              <w:r w:rsidRPr="001F28CC" w:rsidDel="00C25008">
                <w:rPr>
                  <w:sz w:val="16"/>
                  <w:szCs w:val="16"/>
                  <w:highlight w:val="yellow"/>
                  <w:rPrChange w:id="289" w:author="Sven von Wangenheim" w:date="2025-11-03T14:19:00Z" w16du:dateUtc="2025-11-03T13:19:00Z">
                    <w:rPr>
                      <w:sz w:val="16"/>
                      <w:szCs w:val="16"/>
                    </w:rPr>
                  </w:rPrChange>
                </w:rPr>
                <w:delText>0.5% until 2041</w:delText>
              </w:r>
            </w:del>
          </w:p>
        </w:tc>
        <w:tc>
          <w:tcPr>
            <w:tcW w:w="938" w:type="pct"/>
            <w:shd w:val="clear" w:color="auto" w:fill="F2F2F2" w:themeFill="background1" w:themeFillShade="F2"/>
            <w:vAlign w:val="center"/>
          </w:tcPr>
          <w:p w14:paraId="1F3806BF" w14:textId="2BD0307D" w:rsidR="004E5856" w:rsidRPr="001F28CC" w:rsidDel="00A329E4" w:rsidRDefault="004E5856" w:rsidP="00A329E4">
            <w:pPr>
              <w:jc w:val="left"/>
              <w:rPr>
                <w:del w:id="290" w:author="Sven von Wangenheim" w:date="2025-11-03T14:11:00Z" w16du:dateUtc="2025-11-03T13:11:00Z"/>
                <w:sz w:val="16"/>
                <w:szCs w:val="16"/>
                <w:highlight w:val="yellow"/>
                <w:rPrChange w:id="291" w:author="Sven von Wangenheim" w:date="2025-11-03T14:19:00Z" w16du:dateUtc="2025-11-03T13:19:00Z">
                  <w:rPr>
                    <w:del w:id="292" w:author="Sven von Wangenheim" w:date="2025-11-03T14:11:00Z" w16du:dateUtc="2025-11-03T13:11:00Z"/>
                    <w:sz w:val="16"/>
                    <w:szCs w:val="16"/>
                  </w:rPr>
                </w:rPrChange>
              </w:rPr>
            </w:pPr>
            <w:r w:rsidRPr="001F28CC">
              <w:rPr>
                <w:sz w:val="16"/>
                <w:szCs w:val="16"/>
                <w:highlight w:val="yellow"/>
                <w:rPrChange w:id="293" w:author="Sven von Wangenheim" w:date="2025-11-03T14:19:00Z" w16du:dateUtc="2025-11-03T13:19:00Z">
                  <w:rPr>
                    <w:sz w:val="16"/>
                    <w:szCs w:val="16"/>
                  </w:rPr>
                </w:rPrChange>
              </w:rPr>
              <w:t>0.</w:t>
            </w:r>
            <w:ins w:id="294" w:author="Sven von Wangenheim" w:date="2025-11-03T14:11:00Z" w16du:dateUtc="2025-11-03T13:11:00Z">
              <w:r w:rsidR="00A329E4" w:rsidRPr="001F28CC">
                <w:rPr>
                  <w:sz w:val="16"/>
                  <w:szCs w:val="16"/>
                  <w:highlight w:val="yellow"/>
                  <w:rPrChange w:id="295" w:author="Sven von Wangenheim" w:date="2025-11-03T14:19:00Z" w16du:dateUtc="2025-11-03T13:19:00Z">
                    <w:rPr>
                      <w:sz w:val="16"/>
                      <w:szCs w:val="16"/>
                    </w:rPr>
                  </w:rPrChange>
                </w:rPr>
                <w:t>85</w:t>
              </w:r>
            </w:ins>
            <w:del w:id="296" w:author="Sven von Wangenheim" w:date="2025-11-03T14:11:00Z" w16du:dateUtc="2025-11-03T13:11:00Z">
              <w:r w:rsidRPr="001F28CC" w:rsidDel="00A329E4">
                <w:rPr>
                  <w:sz w:val="16"/>
                  <w:szCs w:val="16"/>
                  <w:highlight w:val="yellow"/>
                  <w:rPrChange w:id="297" w:author="Sven von Wangenheim" w:date="2025-11-03T14:19:00Z" w16du:dateUtc="2025-11-03T13:19:00Z">
                    <w:rPr>
                      <w:sz w:val="16"/>
                      <w:szCs w:val="16"/>
                    </w:rPr>
                  </w:rPrChange>
                </w:rPr>
                <w:delText>75</w:delText>
              </w:r>
            </w:del>
            <w:r w:rsidRPr="001F28CC">
              <w:rPr>
                <w:sz w:val="16"/>
                <w:szCs w:val="16"/>
                <w:highlight w:val="yellow"/>
                <w:rPrChange w:id="298" w:author="Sven von Wangenheim" w:date="2025-11-03T14:19:00Z" w16du:dateUtc="2025-11-03T13:19:00Z">
                  <w:rPr>
                    <w:sz w:val="16"/>
                    <w:szCs w:val="16"/>
                  </w:rPr>
                </w:rPrChange>
              </w:rPr>
              <w:t>%</w:t>
            </w:r>
            <w:del w:id="299" w:author="Sven von Wangenheim" w:date="2025-11-03T14:11:00Z" w16du:dateUtc="2025-11-03T13:11:00Z">
              <w:r w:rsidRPr="001F28CC" w:rsidDel="00A329E4">
                <w:rPr>
                  <w:sz w:val="16"/>
                  <w:szCs w:val="16"/>
                  <w:highlight w:val="yellow"/>
                  <w:rPrChange w:id="300" w:author="Sven von Wangenheim" w:date="2025-11-03T14:19:00Z" w16du:dateUtc="2025-11-03T13:19:00Z">
                    <w:rPr>
                      <w:sz w:val="16"/>
                      <w:szCs w:val="16"/>
                    </w:rPr>
                  </w:rPrChange>
                </w:rPr>
                <w:delText xml:space="preserve"> until 2026</w:delText>
              </w:r>
            </w:del>
          </w:p>
          <w:p w14:paraId="23CF3246" w14:textId="7D586D56" w:rsidR="004E5856" w:rsidRPr="001F28CC" w:rsidRDefault="004E5856" w:rsidP="00A329E4">
            <w:pPr>
              <w:jc w:val="left"/>
              <w:rPr>
                <w:sz w:val="16"/>
                <w:szCs w:val="16"/>
                <w:highlight w:val="yellow"/>
                <w:rPrChange w:id="301" w:author="Sven von Wangenheim" w:date="2025-11-03T14:19:00Z" w16du:dateUtc="2025-11-03T13:19:00Z">
                  <w:rPr>
                    <w:sz w:val="16"/>
                    <w:szCs w:val="16"/>
                  </w:rPr>
                </w:rPrChange>
              </w:rPr>
            </w:pPr>
            <w:del w:id="302" w:author="Sven von Wangenheim" w:date="2025-11-03T14:11:00Z" w16du:dateUtc="2025-11-03T13:11:00Z">
              <w:r w:rsidRPr="001F28CC" w:rsidDel="00A329E4">
                <w:rPr>
                  <w:sz w:val="16"/>
                  <w:szCs w:val="16"/>
                  <w:highlight w:val="yellow"/>
                  <w:rPrChange w:id="303" w:author="Sven von Wangenheim" w:date="2025-11-03T14:19:00Z" w16du:dateUtc="2025-11-03T13:19:00Z">
                    <w:rPr>
                      <w:sz w:val="16"/>
                      <w:szCs w:val="16"/>
                    </w:rPr>
                  </w:rPrChange>
                </w:rPr>
                <w:delText>0.57% until 2041</w:delText>
              </w:r>
            </w:del>
          </w:p>
        </w:tc>
      </w:tr>
      <w:tr w:rsidR="004B2294" w:rsidRPr="000A144E" w14:paraId="569F04C3" w14:textId="77777777" w:rsidTr="7368F10E">
        <w:trPr>
          <w:trHeight w:val="317"/>
        </w:trPr>
        <w:tc>
          <w:tcPr>
            <w:tcW w:w="779" w:type="pct"/>
            <w:shd w:val="clear" w:color="auto" w:fill="F2F2F2" w:themeFill="background1" w:themeFillShade="F2"/>
            <w:vAlign w:val="center"/>
          </w:tcPr>
          <w:p w14:paraId="49209563" w14:textId="447AF531" w:rsidR="004E5856" w:rsidRPr="000A144E" w:rsidRDefault="004E5856" w:rsidP="000D1225">
            <w:pPr>
              <w:jc w:val="left"/>
              <w:rPr>
                <w:sz w:val="16"/>
                <w:szCs w:val="16"/>
              </w:rPr>
            </w:pPr>
            <w:r w:rsidRPr="000A144E">
              <w:rPr>
                <w:sz w:val="16"/>
                <w:szCs w:val="16"/>
              </w:rPr>
              <w:t>Austria</w:t>
            </w:r>
          </w:p>
        </w:tc>
        <w:tc>
          <w:tcPr>
            <w:tcW w:w="2423" w:type="pct"/>
            <w:shd w:val="clear" w:color="auto" w:fill="F2F2F2" w:themeFill="background1" w:themeFillShade="F2"/>
            <w:vAlign w:val="center"/>
          </w:tcPr>
          <w:p w14:paraId="742AF3AA" w14:textId="44527B90" w:rsidR="004E5856" w:rsidRPr="000A144E" w:rsidRDefault="004E5856" w:rsidP="000D1225">
            <w:pPr>
              <w:jc w:val="left"/>
              <w:rPr>
                <w:sz w:val="16"/>
                <w:szCs w:val="16"/>
              </w:rPr>
            </w:pPr>
            <w:r>
              <w:rPr>
                <w:sz w:val="16"/>
                <w:szCs w:val="16"/>
              </w:rPr>
              <w:t>C</w:t>
            </w:r>
            <w:r w:rsidRPr="007D4F42">
              <w:rPr>
                <w:sz w:val="16"/>
                <w:szCs w:val="16"/>
              </w:rPr>
              <w:t xml:space="preserve">hildcare expansion, higher retirement entry age, </w:t>
            </w:r>
            <w:r>
              <w:rPr>
                <w:sz w:val="16"/>
                <w:szCs w:val="16"/>
              </w:rPr>
              <w:t>simplification of</w:t>
            </w:r>
            <w:r w:rsidRPr="007D4F42">
              <w:rPr>
                <w:sz w:val="16"/>
                <w:szCs w:val="16"/>
              </w:rPr>
              <w:t xml:space="preserve"> work permit</w:t>
            </w:r>
            <w:r>
              <w:rPr>
                <w:sz w:val="16"/>
                <w:szCs w:val="16"/>
              </w:rPr>
              <w:t xml:space="preserve"> process</w:t>
            </w:r>
          </w:p>
        </w:tc>
        <w:tc>
          <w:tcPr>
            <w:tcW w:w="860" w:type="pct"/>
            <w:shd w:val="clear" w:color="auto" w:fill="F2F2F2" w:themeFill="background1" w:themeFillShade="F2"/>
            <w:vAlign w:val="center"/>
          </w:tcPr>
          <w:p w14:paraId="31EA361B" w14:textId="17EF3E50" w:rsidR="004E5856" w:rsidRPr="000A144E" w:rsidRDefault="4EF78AE1" w:rsidP="000D1225">
            <w:pPr>
              <w:jc w:val="left"/>
              <w:rPr>
                <w:sz w:val="16"/>
                <w:szCs w:val="16"/>
              </w:rPr>
            </w:pPr>
            <w:r w:rsidRPr="7368F10E">
              <w:rPr>
                <w:sz w:val="16"/>
                <w:szCs w:val="16"/>
              </w:rPr>
              <w:t>1.1</w:t>
            </w:r>
            <w:r w:rsidR="19266E98" w:rsidRPr="7368F10E">
              <w:rPr>
                <w:sz w:val="16"/>
                <w:szCs w:val="16"/>
              </w:rPr>
              <w:t>0</w:t>
            </w:r>
            <w:r w:rsidR="004E5856" w:rsidRPr="7368F10E">
              <w:rPr>
                <w:sz w:val="16"/>
                <w:szCs w:val="16"/>
              </w:rPr>
              <w:t xml:space="preserve">% </w:t>
            </w:r>
          </w:p>
        </w:tc>
        <w:tc>
          <w:tcPr>
            <w:tcW w:w="938" w:type="pct"/>
            <w:shd w:val="clear" w:color="auto" w:fill="F2F2F2" w:themeFill="background1" w:themeFillShade="F2"/>
            <w:vAlign w:val="center"/>
          </w:tcPr>
          <w:p w14:paraId="012A80E2" w14:textId="3EF5367F" w:rsidR="004E5856" w:rsidRPr="000A144E" w:rsidRDefault="00883E02" w:rsidP="000D1225">
            <w:pPr>
              <w:jc w:val="left"/>
              <w:rPr>
                <w:sz w:val="16"/>
                <w:szCs w:val="16"/>
              </w:rPr>
            </w:pPr>
            <w:r>
              <w:rPr>
                <w:sz w:val="16"/>
                <w:szCs w:val="16"/>
              </w:rPr>
              <w:t>1.12</w:t>
            </w:r>
            <w:r w:rsidR="004E5856" w:rsidRPr="000A144E">
              <w:rPr>
                <w:sz w:val="16"/>
                <w:szCs w:val="16"/>
              </w:rPr>
              <w:t xml:space="preserve">% </w:t>
            </w:r>
          </w:p>
        </w:tc>
      </w:tr>
      <w:tr w:rsidR="004B2294" w:rsidRPr="000A144E" w14:paraId="614C60A2" w14:textId="77777777" w:rsidTr="7368F10E">
        <w:trPr>
          <w:trHeight w:val="317"/>
        </w:trPr>
        <w:tc>
          <w:tcPr>
            <w:tcW w:w="779" w:type="pct"/>
            <w:shd w:val="clear" w:color="auto" w:fill="F2F2F2" w:themeFill="background1" w:themeFillShade="F2"/>
            <w:vAlign w:val="center"/>
          </w:tcPr>
          <w:p w14:paraId="30CC5CBE" w14:textId="642CABD6" w:rsidR="004E5856" w:rsidRPr="000A144E" w:rsidRDefault="004E5856" w:rsidP="000D1225">
            <w:pPr>
              <w:jc w:val="left"/>
              <w:rPr>
                <w:sz w:val="16"/>
                <w:szCs w:val="16"/>
              </w:rPr>
            </w:pPr>
            <w:r w:rsidRPr="000A144E">
              <w:rPr>
                <w:sz w:val="16"/>
                <w:szCs w:val="16"/>
              </w:rPr>
              <w:t>France</w:t>
            </w:r>
          </w:p>
        </w:tc>
        <w:tc>
          <w:tcPr>
            <w:tcW w:w="2423" w:type="pct"/>
            <w:shd w:val="clear" w:color="auto" w:fill="F2F2F2" w:themeFill="background1" w:themeFillShade="F2"/>
            <w:vAlign w:val="center"/>
          </w:tcPr>
          <w:p w14:paraId="26CE1FA3" w14:textId="6008D55D" w:rsidR="004E5856" w:rsidRPr="000A144E" w:rsidRDefault="004E5856" w:rsidP="000D1225">
            <w:pPr>
              <w:jc w:val="left"/>
              <w:rPr>
                <w:sz w:val="16"/>
                <w:szCs w:val="16"/>
              </w:rPr>
            </w:pPr>
            <w:r>
              <w:rPr>
                <w:sz w:val="16"/>
                <w:szCs w:val="16"/>
              </w:rPr>
              <w:t xml:space="preserve">Social Security Contribution Reform </w:t>
            </w:r>
          </w:p>
        </w:tc>
        <w:tc>
          <w:tcPr>
            <w:tcW w:w="860" w:type="pct"/>
            <w:shd w:val="clear" w:color="auto" w:fill="F2F2F2" w:themeFill="background1" w:themeFillShade="F2"/>
            <w:vAlign w:val="center"/>
          </w:tcPr>
          <w:p w14:paraId="3C95062E" w14:textId="5A18D7E7" w:rsidR="004E5856" w:rsidRPr="000A144E" w:rsidRDefault="004E5856" w:rsidP="000D1225">
            <w:pPr>
              <w:jc w:val="left"/>
              <w:rPr>
                <w:sz w:val="16"/>
                <w:szCs w:val="16"/>
              </w:rPr>
            </w:pPr>
            <w:r w:rsidRPr="000A144E">
              <w:rPr>
                <w:sz w:val="16"/>
                <w:szCs w:val="16"/>
              </w:rPr>
              <w:t>1.20% until 2028</w:t>
            </w:r>
            <w:r w:rsidRPr="000A144E">
              <w:rPr>
                <w:sz w:val="16"/>
                <w:szCs w:val="16"/>
              </w:rPr>
              <w:br/>
              <w:t>1.00% until 2041</w:t>
            </w:r>
          </w:p>
        </w:tc>
        <w:tc>
          <w:tcPr>
            <w:tcW w:w="938" w:type="pct"/>
            <w:shd w:val="clear" w:color="auto" w:fill="F2F2F2" w:themeFill="background1" w:themeFillShade="F2"/>
            <w:vAlign w:val="center"/>
          </w:tcPr>
          <w:p w14:paraId="75DFFF3F" w14:textId="061F9ED3" w:rsidR="004E5856" w:rsidRPr="000A144E" w:rsidRDefault="004E5856" w:rsidP="000D1225">
            <w:pPr>
              <w:jc w:val="left"/>
              <w:rPr>
                <w:sz w:val="16"/>
                <w:szCs w:val="16"/>
              </w:rPr>
            </w:pPr>
            <w:r w:rsidRPr="000A144E">
              <w:rPr>
                <w:sz w:val="16"/>
                <w:szCs w:val="16"/>
              </w:rPr>
              <w:t>1.16% until 2028</w:t>
            </w:r>
          </w:p>
          <w:p w14:paraId="6D794B58" w14:textId="0D692BC0" w:rsidR="004E5856" w:rsidRPr="000A144E" w:rsidRDefault="004E5856" w:rsidP="000D1225">
            <w:pPr>
              <w:jc w:val="left"/>
              <w:rPr>
                <w:sz w:val="16"/>
                <w:szCs w:val="16"/>
              </w:rPr>
            </w:pPr>
            <w:r w:rsidRPr="000A144E">
              <w:rPr>
                <w:sz w:val="16"/>
                <w:szCs w:val="16"/>
              </w:rPr>
              <w:t xml:space="preserve">1.00% until 2041 </w:t>
            </w:r>
          </w:p>
        </w:tc>
      </w:tr>
    </w:tbl>
    <w:p w14:paraId="635561B9" w14:textId="5C1026EE" w:rsidR="007A6BB9" w:rsidRPr="000A144E" w:rsidRDefault="6AA857D1" w:rsidP="007A6BB9">
      <w:pPr>
        <w:pStyle w:val="FootnoteText"/>
      </w:pPr>
      <w:r w:rsidRPr="6AA857D1">
        <w:rPr>
          <w:i/>
          <w:iCs/>
        </w:rPr>
        <w:t>Notes.</w:t>
      </w:r>
      <w:r>
        <w:t xml:space="preserve"> Measures are drawn from each country’s </w:t>
      </w:r>
      <w:r w:rsidR="00C438AB" w:rsidRPr="00C438AB">
        <w:rPr>
          <w:szCs w:val="16"/>
        </w:rPr>
        <w:t>medium-term plan</w:t>
      </w:r>
      <w:r w:rsidR="00C438AB" w:rsidRPr="00C438AB">
        <w:rPr>
          <w:sz w:val="12"/>
          <w:szCs w:val="18"/>
        </w:rPr>
        <w:t xml:space="preserve"> </w:t>
      </w:r>
      <w:r>
        <w:t>and assumed not to be embedded in the EUCAM baseline. If a given measure is already embedded, the same exercise can be conducted with another growth-relevant measure. Results are exemplary simulations consistent with the DSA constraints; they are not alternative growth forecasts for entire plans. See Annex</w:t>
      </w:r>
      <w:r w:rsidRPr="6AA857D1">
        <w:rPr>
          <w:rFonts w:ascii="Arial" w:hAnsi="Arial" w:cs="Arial"/>
        </w:rPr>
        <w:t> </w:t>
      </w:r>
      <w:r>
        <w:t xml:space="preserve">II for channels, elasticities, and sources. </w:t>
      </w:r>
    </w:p>
    <w:p w14:paraId="52BCDABF" w14:textId="77777777" w:rsidR="008A6ADD" w:rsidRPr="000A144E" w:rsidRDefault="008A6ADD" w:rsidP="005A2D50"/>
    <w:p w14:paraId="3B62A097" w14:textId="7D19BB71" w:rsidR="008A6ADD" w:rsidRPr="000A144E" w:rsidRDefault="008A6ADD" w:rsidP="005A2D50">
      <w:r w:rsidRPr="000A144E">
        <w:t xml:space="preserve">Similarly, Finland’s Act on R&amp;D Funding aims to raise R&amp;D </w:t>
      </w:r>
      <w:r w:rsidR="00F04080" w:rsidRPr="000A144E">
        <w:t>expenditure</w:t>
      </w:r>
      <w:r w:rsidRPr="000A144E">
        <w:t xml:space="preserve"> toward</w:t>
      </w:r>
      <w:r w:rsidR="00F04080" w:rsidRPr="000A144E">
        <w:t>s</w:t>
      </w:r>
      <w:r w:rsidRPr="000A144E">
        <w:t xml:space="preserve"> 4% of GDP, with the </w:t>
      </w:r>
      <w:r w:rsidR="00C438AB" w:rsidRPr="00C438AB">
        <w:t>medium-term plan</w:t>
      </w:r>
      <w:r w:rsidRPr="00C438AB">
        <w:rPr>
          <w:sz w:val="24"/>
          <w:szCs w:val="28"/>
        </w:rPr>
        <w:t xml:space="preserve"> </w:t>
      </w:r>
      <w:r w:rsidRPr="000A144E">
        <w:t xml:space="preserve">explicitly stating long-term productivity impacts following these investments. The higher capital stock and the increases in trend TFP starting </w:t>
      </w:r>
      <w:r w:rsidRPr="00247D5B">
        <w:t>in 20</w:t>
      </w:r>
      <w:r w:rsidR="0063799F" w:rsidRPr="00247D5B">
        <w:t>30</w:t>
      </w:r>
      <w:r w:rsidRPr="000A144E">
        <w:t xml:space="preserve"> raises smoothed potential output growth from 0.90% to </w:t>
      </w:r>
      <w:r w:rsidR="003D3B17" w:rsidRPr="000A144E">
        <w:t>0.97</w:t>
      </w:r>
      <w:r w:rsidRPr="000A144E">
        <w:t xml:space="preserve">% in the scenario, with the SPB target easing </w:t>
      </w:r>
      <w:r w:rsidRPr="00443209">
        <w:rPr>
          <w:highlight w:val="yellow"/>
          <w:rPrChange w:id="304" w:author="Saskia Gottschalk" w:date="2025-11-03T14:38:00Z" w16du:dateUtc="2025-11-03T13:38:00Z">
            <w:rPr/>
          </w:rPrChange>
        </w:rPr>
        <w:t>from 2.</w:t>
      </w:r>
      <w:ins w:id="305" w:author="Sven von Wangenheim" w:date="2025-11-03T14:14:00Z" w16du:dateUtc="2025-11-03T13:14:00Z">
        <w:r w:rsidR="00C556BC" w:rsidRPr="00443209">
          <w:rPr>
            <w:highlight w:val="yellow"/>
            <w:rPrChange w:id="306" w:author="Saskia Gottschalk" w:date="2025-11-03T14:38:00Z" w16du:dateUtc="2025-11-03T13:38:00Z">
              <w:rPr/>
            </w:rPrChange>
          </w:rPr>
          <w:t>2</w:t>
        </w:r>
      </w:ins>
      <w:del w:id="307" w:author="Sven von Wangenheim" w:date="2025-11-03T14:14:00Z" w16du:dateUtc="2025-11-03T13:14:00Z">
        <w:r w:rsidRPr="00443209" w:rsidDel="00C556BC">
          <w:rPr>
            <w:highlight w:val="yellow"/>
            <w:rPrChange w:id="308" w:author="Saskia Gottschalk" w:date="2025-11-03T14:38:00Z" w16du:dateUtc="2025-11-03T13:38:00Z">
              <w:rPr/>
            </w:rPrChange>
          </w:rPr>
          <w:delText>3</w:delText>
        </w:r>
      </w:del>
      <w:r w:rsidRPr="00443209">
        <w:rPr>
          <w:highlight w:val="yellow"/>
          <w:rPrChange w:id="309" w:author="Saskia Gottschalk" w:date="2025-11-03T14:38:00Z" w16du:dateUtc="2025-11-03T13:38:00Z">
            <w:rPr/>
          </w:rPrChange>
        </w:rPr>
        <w:t>7% to 2.</w:t>
      </w:r>
      <w:ins w:id="310" w:author="Sven von Wangenheim" w:date="2025-11-03T14:14:00Z" w16du:dateUtc="2025-11-03T13:14:00Z">
        <w:r w:rsidR="00C556BC" w:rsidRPr="00443209">
          <w:rPr>
            <w:highlight w:val="yellow"/>
            <w:rPrChange w:id="311" w:author="Saskia Gottschalk" w:date="2025-11-03T14:38:00Z" w16du:dateUtc="2025-11-03T13:38:00Z">
              <w:rPr/>
            </w:rPrChange>
          </w:rPr>
          <w:t>1</w:t>
        </w:r>
      </w:ins>
      <w:del w:id="312" w:author="Sven von Wangenheim" w:date="2025-11-03T14:14:00Z" w16du:dateUtc="2025-11-03T13:14:00Z">
        <w:r w:rsidR="003D3B17" w:rsidRPr="00443209" w:rsidDel="00C556BC">
          <w:rPr>
            <w:highlight w:val="yellow"/>
            <w:rPrChange w:id="313" w:author="Saskia Gottschalk" w:date="2025-11-03T14:38:00Z" w16du:dateUtc="2025-11-03T13:38:00Z">
              <w:rPr/>
            </w:rPrChange>
          </w:rPr>
          <w:delText>2</w:delText>
        </w:r>
      </w:del>
      <w:r w:rsidR="003D3B17" w:rsidRPr="00443209">
        <w:rPr>
          <w:highlight w:val="yellow"/>
          <w:rPrChange w:id="314" w:author="Saskia Gottschalk" w:date="2025-11-03T14:38:00Z" w16du:dateUtc="2025-11-03T13:38:00Z">
            <w:rPr/>
          </w:rPrChange>
        </w:rPr>
        <w:t>5</w:t>
      </w:r>
      <w:r w:rsidRPr="000A144E">
        <w:t xml:space="preserve">% of GDP. </w:t>
      </w:r>
    </w:p>
    <w:p w14:paraId="040C6C10" w14:textId="57DA06A2" w:rsidR="007A6BB9" w:rsidRPr="000A144E" w:rsidRDefault="008A6ADD" w:rsidP="005A2D50">
      <w:r w:rsidRPr="000A144E">
        <w:t>Italy’s</w:t>
      </w:r>
      <w:r w:rsidR="008C0483" w:rsidRPr="008C0483">
        <w:rPr>
          <w:sz w:val="16"/>
          <w:szCs w:val="18"/>
        </w:rPr>
        <w:t xml:space="preserve"> </w:t>
      </w:r>
      <w:r w:rsidR="008C0483" w:rsidRPr="008C0483">
        <w:t>medium-term plan</w:t>
      </w:r>
      <w:r w:rsidR="008C0483" w:rsidRPr="008C0483">
        <w:rPr>
          <w:sz w:val="24"/>
          <w:szCs w:val="28"/>
        </w:rPr>
        <w:t xml:space="preserve"> </w:t>
      </w:r>
      <w:r w:rsidRPr="000A144E">
        <w:t xml:space="preserve">states </w:t>
      </w:r>
      <w:r w:rsidR="00955079">
        <w:t>Active Labour Market Policies (</w:t>
      </w:r>
      <w:r w:rsidRPr="00301EDE">
        <w:t>ALMPs</w:t>
      </w:r>
      <w:r w:rsidR="00955079">
        <w:t>)</w:t>
      </w:r>
      <w:r w:rsidRPr="00301EDE">
        <w:t xml:space="preserve"> to increase participation</w:t>
      </w:r>
      <w:r w:rsidR="00345938">
        <w:t xml:space="preserve"> and t</w:t>
      </w:r>
      <w:r w:rsidR="00345938" w:rsidRPr="00345938">
        <w:t>he Italian government committed to extend the</w:t>
      </w:r>
      <w:r w:rsidR="007D4F42">
        <w:t>se</w:t>
      </w:r>
      <w:r w:rsidR="00345938" w:rsidRPr="00345938">
        <w:t xml:space="preserve"> labo</w:t>
      </w:r>
      <w:r w:rsidR="00345938">
        <w:t>u</w:t>
      </w:r>
      <w:r w:rsidR="00345938" w:rsidRPr="00345938">
        <w:t xml:space="preserve">r market initiatives envisaged in the </w:t>
      </w:r>
      <w:r w:rsidR="00AD4F5D" w:rsidRPr="003F420E">
        <w:rPr>
          <w:highlight w:val="yellow"/>
          <w:rPrChange w:id="315" w:author="Sven von Wangenheim" w:date="2025-11-03T14:19:00Z" w16du:dateUtc="2025-11-03T13:19:00Z">
            <w:rPr/>
          </w:rPrChange>
        </w:rPr>
        <w:t xml:space="preserve">medium-term plan </w:t>
      </w:r>
      <w:r w:rsidR="00345938" w:rsidRPr="003F420E">
        <w:rPr>
          <w:highlight w:val="yellow"/>
          <w:rPrChange w:id="316" w:author="Sven von Wangenheim" w:date="2025-11-03T14:19:00Z" w16du:dateUtc="2025-11-03T13:19:00Z">
            <w:rPr/>
          </w:rPrChange>
        </w:rPr>
        <w:t xml:space="preserve">(see Annex II). We estimate smoothed potential growth </w:t>
      </w:r>
      <w:r w:rsidR="006C0D8A" w:rsidRPr="003F420E">
        <w:rPr>
          <w:highlight w:val="yellow"/>
          <w:rPrChange w:id="317" w:author="Sven von Wangenheim" w:date="2025-11-03T14:19:00Z" w16du:dateUtc="2025-11-03T13:19:00Z">
            <w:rPr/>
          </w:rPrChange>
        </w:rPr>
        <w:t>to increase</w:t>
      </w:r>
      <w:r w:rsidRPr="003F420E">
        <w:rPr>
          <w:highlight w:val="yellow"/>
          <w:rPrChange w:id="318" w:author="Sven von Wangenheim" w:date="2025-11-03T14:19:00Z" w16du:dateUtc="2025-11-03T13:19:00Z">
            <w:rPr/>
          </w:rPrChange>
        </w:rPr>
        <w:t xml:space="preserve"> from 0.</w:t>
      </w:r>
      <w:ins w:id="319" w:author="Sven von Wangenheim" w:date="2025-11-03T14:15:00Z" w16du:dateUtc="2025-11-03T13:15:00Z">
        <w:r w:rsidR="00C556BC" w:rsidRPr="003F420E">
          <w:rPr>
            <w:highlight w:val="yellow"/>
            <w:rPrChange w:id="320" w:author="Sven von Wangenheim" w:date="2025-11-03T14:19:00Z" w16du:dateUtc="2025-11-03T13:19:00Z">
              <w:rPr/>
            </w:rPrChange>
          </w:rPr>
          <w:t>78</w:t>
        </w:r>
      </w:ins>
      <w:del w:id="321" w:author="Sven von Wangenheim" w:date="2025-11-03T14:15:00Z" w16du:dateUtc="2025-11-03T13:15:00Z">
        <w:r w:rsidRPr="003F420E" w:rsidDel="00C556BC">
          <w:rPr>
            <w:highlight w:val="yellow"/>
            <w:rPrChange w:id="322" w:author="Sven von Wangenheim" w:date="2025-11-03T14:19:00Z" w16du:dateUtc="2025-11-03T13:19:00Z">
              <w:rPr/>
            </w:rPrChange>
          </w:rPr>
          <w:delText>60</w:delText>
        </w:r>
      </w:del>
      <w:r w:rsidRPr="003F420E">
        <w:rPr>
          <w:highlight w:val="yellow"/>
          <w:rPrChange w:id="323" w:author="Sven von Wangenheim" w:date="2025-11-03T14:19:00Z" w16du:dateUtc="2025-11-03T13:19:00Z">
            <w:rPr/>
          </w:rPrChange>
        </w:rPr>
        <w:t>% to 0.</w:t>
      </w:r>
      <w:ins w:id="324" w:author="Sven von Wangenheim" w:date="2025-11-03T14:15:00Z" w16du:dateUtc="2025-11-03T13:15:00Z">
        <w:r w:rsidR="009D06A4" w:rsidRPr="003F420E">
          <w:rPr>
            <w:highlight w:val="yellow"/>
            <w:rPrChange w:id="325" w:author="Sven von Wangenheim" w:date="2025-11-03T14:19:00Z" w16du:dateUtc="2025-11-03T13:19:00Z">
              <w:rPr/>
            </w:rPrChange>
          </w:rPr>
          <w:t>85</w:t>
        </w:r>
      </w:ins>
      <w:del w:id="326" w:author="Sven von Wangenheim" w:date="2025-11-03T14:15:00Z" w16du:dateUtc="2025-11-03T13:15:00Z">
        <w:r w:rsidRPr="003F420E" w:rsidDel="009D06A4">
          <w:rPr>
            <w:highlight w:val="yellow"/>
            <w:rPrChange w:id="327" w:author="Sven von Wangenheim" w:date="2025-11-03T14:19:00Z" w16du:dateUtc="2025-11-03T13:19:00Z">
              <w:rPr/>
            </w:rPrChange>
          </w:rPr>
          <w:delText>7</w:delText>
        </w:r>
        <w:r w:rsidR="002A012C" w:rsidRPr="003F420E" w:rsidDel="009D06A4">
          <w:rPr>
            <w:highlight w:val="yellow"/>
            <w:rPrChange w:id="328" w:author="Sven von Wangenheim" w:date="2025-11-03T14:19:00Z" w16du:dateUtc="2025-11-03T13:19:00Z">
              <w:rPr/>
            </w:rPrChange>
          </w:rPr>
          <w:delText>5</w:delText>
        </w:r>
      </w:del>
      <w:r w:rsidRPr="003F420E">
        <w:rPr>
          <w:highlight w:val="yellow"/>
          <w:rPrChange w:id="329" w:author="Sven von Wangenheim" w:date="2025-11-03T14:19:00Z" w16du:dateUtc="2025-11-03T13:19:00Z">
            <w:rPr/>
          </w:rPrChange>
        </w:rPr>
        <w:t xml:space="preserve">% </w:t>
      </w:r>
      <w:del w:id="330" w:author="Sven von Wangenheim" w:date="2025-11-03T14:15:00Z" w16du:dateUtc="2025-11-03T13:15:00Z">
        <w:r w:rsidRPr="003F420E" w:rsidDel="009D06A4">
          <w:rPr>
            <w:highlight w:val="yellow"/>
            <w:rPrChange w:id="331" w:author="Sven von Wangenheim" w:date="2025-11-03T14:19:00Z" w16du:dateUtc="2025-11-03T13:19:00Z">
              <w:rPr/>
            </w:rPrChange>
          </w:rPr>
          <w:delText>until 2026 and from 0.50</w:delText>
        </w:r>
        <w:r w:rsidRPr="003F420E" w:rsidDel="009D06A4">
          <w:rPr>
            <w:rFonts w:ascii="Arial" w:hAnsi="Arial" w:cs="Arial"/>
            <w:highlight w:val="yellow"/>
            <w:rPrChange w:id="332" w:author="Sven von Wangenheim" w:date="2025-11-03T14:19:00Z" w16du:dateUtc="2025-11-03T13:19:00Z">
              <w:rPr>
                <w:rFonts w:ascii="Arial" w:hAnsi="Arial" w:cs="Arial"/>
              </w:rPr>
            </w:rPrChange>
          </w:rPr>
          <w:delText> </w:delText>
        </w:r>
        <w:r w:rsidRPr="003F420E" w:rsidDel="009D06A4">
          <w:rPr>
            <w:highlight w:val="yellow"/>
            <w:rPrChange w:id="333" w:author="Sven von Wangenheim" w:date="2025-11-03T14:19:00Z" w16du:dateUtc="2025-11-03T13:19:00Z">
              <w:rPr/>
            </w:rPrChange>
          </w:rPr>
          <w:delText>% to 0.5</w:delText>
        </w:r>
        <w:r w:rsidR="002A012C" w:rsidRPr="003F420E" w:rsidDel="009D06A4">
          <w:rPr>
            <w:highlight w:val="yellow"/>
            <w:rPrChange w:id="334" w:author="Sven von Wangenheim" w:date="2025-11-03T14:19:00Z" w16du:dateUtc="2025-11-03T13:19:00Z">
              <w:rPr/>
            </w:rPrChange>
          </w:rPr>
          <w:delText>7</w:delText>
        </w:r>
        <w:r w:rsidRPr="003F420E" w:rsidDel="009D06A4">
          <w:rPr>
            <w:rFonts w:ascii="Arial" w:hAnsi="Arial" w:cs="Arial"/>
            <w:highlight w:val="yellow"/>
            <w:rPrChange w:id="335" w:author="Sven von Wangenheim" w:date="2025-11-03T14:19:00Z" w16du:dateUtc="2025-11-03T13:19:00Z">
              <w:rPr>
                <w:rFonts w:ascii="Arial" w:hAnsi="Arial" w:cs="Arial"/>
              </w:rPr>
            </w:rPrChange>
          </w:rPr>
          <w:delText> </w:delText>
        </w:r>
        <w:r w:rsidRPr="003F420E" w:rsidDel="009D06A4">
          <w:rPr>
            <w:highlight w:val="yellow"/>
            <w:rPrChange w:id="336" w:author="Sven von Wangenheim" w:date="2025-11-03T14:19:00Z" w16du:dateUtc="2025-11-03T13:19:00Z">
              <w:rPr/>
            </w:rPrChange>
          </w:rPr>
          <w:delText xml:space="preserve">% thereafter. </w:delText>
        </w:r>
      </w:del>
      <w:r w:rsidRPr="002313CD">
        <w:rPr>
          <w:highlight w:val="yellow"/>
          <w:rPrChange w:id="337" w:author="Sven von Wangenheim" w:date="2025-11-03T14:35:00Z" w16du:dateUtc="2025-11-03T13:35:00Z">
            <w:rPr/>
          </w:rPrChange>
        </w:rPr>
        <w:t xml:space="preserve">The SPB target drops from </w:t>
      </w:r>
      <w:del w:id="338" w:author="Sven von Wangenheim" w:date="2025-11-03T14:36:00Z" w16du:dateUtc="2025-11-03T13:36:00Z">
        <w:r w:rsidRPr="002313CD" w:rsidDel="007469CA">
          <w:rPr>
            <w:highlight w:val="yellow"/>
            <w:rPrChange w:id="339" w:author="Sven von Wangenheim" w:date="2025-11-03T14:35:00Z" w16du:dateUtc="2025-11-03T13:35:00Z">
              <w:rPr/>
            </w:rPrChange>
          </w:rPr>
          <w:delText>3.45</w:delText>
        </w:r>
      </w:del>
      <w:ins w:id="340" w:author="Sven von Wangenheim" w:date="2025-11-03T14:36:00Z" w16du:dateUtc="2025-11-03T13:36:00Z">
        <w:r w:rsidR="007469CA">
          <w:rPr>
            <w:highlight w:val="yellow"/>
          </w:rPr>
          <w:t>2.</w:t>
        </w:r>
      </w:ins>
      <w:ins w:id="341" w:author="Sven von Wangenheim" w:date="2025-11-03T15:46:00Z" w16du:dateUtc="2025-11-03T14:46:00Z">
        <w:r w:rsidR="00155346">
          <w:rPr>
            <w:highlight w:val="yellow"/>
          </w:rPr>
          <w:t>95</w:t>
        </w:r>
      </w:ins>
      <w:r w:rsidRPr="002313CD">
        <w:rPr>
          <w:highlight w:val="yellow"/>
          <w:rPrChange w:id="342" w:author="Sven von Wangenheim" w:date="2025-11-03T14:35:00Z" w16du:dateUtc="2025-11-03T13:35:00Z">
            <w:rPr/>
          </w:rPrChange>
        </w:rPr>
        <w:t xml:space="preserve">% to </w:t>
      </w:r>
      <w:ins w:id="343" w:author="Sven von Wangenheim" w:date="2025-11-03T14:36:00Z" w16du:dateUtc="2025-11-03T13:36:00Z">
        <w:r w:rsidR="007469CA">
          <w:rPr>
            <w:highlight w:val="yellow"/>
          </w:rPr>
          <w:t>2.</w:t>
        </w:r>
      </w:ins>
      <w:ins w:id="344" w:author="Sven von Wangenheim" w:date="2025-11-03T15:46:00Z" w16du:dateUtc="2025-11-03T14:46:00Z">
        <w:r w:rsidR="00155346">
          <w:rPr>
            <w:highlight w:val="yellow"/>
          </w:rPr>
          <w:t>84</w:t>
        </w:r>
      </w:ins>
      <w:del w:id="345" w:author="Sven von Wangenheim" w:date="2025-11-03T14:36:00Z" w16du:dateUtc="2025-11-03T13:36:00Z">
        <w:r w:rsidRPr="002313CD" w:rsidDel="007469CA">
          <w:rPr>
            <w:highlight w:val="yellow"/>
            <w:rPrChange w:id="346" w:author="Sven von Wangenheim" w:date="2025-11-03T14:35:00Z" w16du:dateUtc="2025-11-03T13:35:00Z">
              <w:rPr/>
            </w:rPrChange>
          </w:rPr>
          <w:delText>3.3</w:delText>
        </w:r>
        <w:r w:rsidR="002A012C" w:rsidRPr="002313CD" w:rsidDel="007469CA">
          <w:rPr>
            <w:highlight w:val="yellow"/>
            <w:rPrChange w:id="347" w:author="Sven von Wangenheim" w:date="2025-11-03T14:35:00Z" w16du:dateUtc="2025-11-03T13:35:00Z">
              <w:rPr/>
            </w:rPrChange>
          </w:rPr>
          <w:delText>0</w:delText>
        </w:r>
      </w:del>
      <w:r w:rsidRPr="002313CD">
        <w:rPr>
          <w:highlight w:val="yellow"/>
          <w:rPrChange w:id="348" w:author="Sven von Wangenheim" w:date="2025-11-03T14:35:00Z" w16du:dateUtc="2025-11-03T13:35:00Z">
            <w:rPr/>
          </w:rPrChange>
        </w:rPr>
        <w:t>% of</w:t>
      </w:r>
      <w:r w:rsidRPr="002313CD">
        <w:t xml:space="preserve"> </w:t>
      </w:r>
      <w:r w:rsidRPr="003F420E">
        <w:rPr>
          <w:highlight w:val="yellow"/>
          <w:rPrChange w:id="349" w:author="Sven von Wangenheim" w:date="2025-11-03T14:19:00Z" w16du:dateUtc="2025-11-03T13:19:00Z">
            <w:rPr/>
          </w:rPrChange>
        </w:rPr>
        <w:t xml:space="preserve">GDP. </w:t>
      </w:r>
      <w:r w:rsidR="002A012C" w:rsidRPr="003F420E">
        <w:rPr>
          <w:highlight w:val="yellow"/>
          <w:rPrChange w:id="350" w:author="Sven von Wangenheim" w:date="2025-11-03T14:19:00Z" w16du:dateUtc="2025-11-03T13:19:00Z">
            <w:rPr/>
          </w:rPrChange>
        </w:rPr>
        <w:t>This</w:t>
      </w:r>
      <w:r w:rsidRPr="000A144E">
        <w:t xml:space="preserve"> demonstrates the importance of acknowledging policies activating the labour force in the DSA context: ALMPs, childcare programmes, and similar social policies are often cut first in economic downturns. However, as they have important implications for the labour supply, their effects on </w:t>
      </w:r>
      <w:r w:rsidR="002A012C" w:rsidRPr="000A144E">
        <w:t>potential</w:t>
      </w:r>
      <w:r w:rsidRPr="000A144E">
        <w:t xml:space="preserve"> growth must be considered when making such decisions.</w:t>
      </w:r>
    </w:p>
    <w:p w14:paraId="60631C56" w14:textId="24B4D618" w:rsidR="006D66A0" w:rsidRPr="000A144E" w:rsidRDefault="6AA857D1" w:rsidP="7368F10E">
      <w:r>
        <w:lastRenderedPageBreak/>
        <w:t>Our exemplary simulations for Austria show that if policies do not have substantial growth impacts</w:t>
      </w:r>
      <w:r w:rsidR="00363256">
        <w:t xml:space="preserve">, </w:t>
      </w:r>
      <w:r>
        <w:t xml:space="preserve">they do not lead to more fiscal space. </w:t>
      </w:r>
      <w:r w:rsidR="001F058C">
        <w:t>Because t</w:t>
      </w:r>
      <w:r>
        <w:t xml:space="preserve">he chosen policy </w:t>
      </w:r>
      <w:r w:rsidR="00A40D7E">
        <w:t>measures</w:t>
      </w:r>
      <w:r>
        <w:t xml:space="preserve"> </w:t>
      </w:r>
      <w:r w:rsidR="00C502B1">
        <w:t>–</w:t>
      </w:r>
      <w:r>
        <w:t xml:space="preserve"> childcare expansion, a higher retirement entry age, and easier work permits </w:t>
      </w:r>
      <w:r w:rsidR="00C502B1">
        <w:t>–</w:t>
      </w:r>
      <w:r>
        <w:t xml:space="preserve"> </w:t>
      </w:r>
      <w:r w:rsidR="001F058C">
        <w:t xml:space="preserve">are very </w:t>
      </w:r>
      <w:r w:rsidR="00A40D7E">
        <w:t xml:space="preserve">modest in scale, they </w:t>
      </w:r>
      <w:r w:rsidR="00FD255E">
        <w:t>produce only a marginal boost to potential growth</w:t>
      </w:r>
      <w:r w:rsidR="00A40D7E">
        <w:t xml:space="preserve">. </w:t>
      </w:r>
      <w:r w:rsidR="00285558">
        <w:t>We estimate s</w:t>
      </w:r>
      <w:r>
        <w:t xml:space="preserve">moothed potential output </w:t>
      </w:r>
      <w:r w:rsidR="00884C5B">
        <w:t xml:space="preserve">to </w:t>
      </w:r>
      <w:r>
        <w:t xml:space="preserve">increase from 1.10% to 1.12% over the horizon from 2025 to 2041. As a result, the SPB target decreases </w:t>
      </w:r>
      <w:r w:rsidRPr="003F420E">
        <w:rPr>
          <w:highlight w:val="yellow"/>
          <w:rPrChange w:id="351" w:author="Sven von Wangenheim" w:date="2025-11-03T14:19:00Z" w16du:dateUtc="2025-11-03T13:19:00Z">
            <w:rPr/>
          </w:rPrChange>
        </w:rPr>
        <w:t>slightly from 1.06% to 1.0</w:t>
      </w:r>
      <w:ins w:id="352" w:author="Sven von Wangenheim" w:date="2025-11-03T14:17:00Z" w16du:dateUtc="2025-11-03T13:17:00Z">
        <w:r w:rsidR="000908F5" w:rsidRPr="003F420E">
          <w:rPr>
            <w:highlight w:val="yellow"/>
            <w:rPrChange w:id="353" w:author="Sven von Wangenheim" w:date="2025-11-03T14:19:00Z" w16du:dateUtc="2025-11-03T13:19:00Z">
              <w:rPr/>
            </w:rPrChange>
          </w:rPr>
          <w:t>4</w:t>
        </w:r>
      </w:ins>
      <w:del w:id="354" w:author="Sven von Wangenheim" w:date="2025-11-03T14:17:00Z" w16du:dateUtc="2025-11-03T13:17:00Z">
        <w:r w:rsidR="00B410DF" w:rsidRPr="003F420E" w:rsidDel="000908F5">
          <w:rPr>
            <w:highlight w:val="yellow"/>
            <w:rPrChange w:id="355" w:author="Sven von Wangenheim" w:date="2025-11-03T14:19:00Z" w16du:dateUtc="2025-11-03T13:19:00Z">
              <w:rPr/>
            </w:rPrChange>
          </w:rPr>
          <w:delText>5</w:delText>
        </w:r>
      </w:del>
      <w:r w:rsidRPr="003F420E">
        <w:rPr>
          <w:highlight w:val="yellow"/>
          <w:rPrChange w:id="356" w:author="Sven von Wangenheim" w:date="2025-11-03T14:19:00Z" w16du:dateUtc="2025-11-03T13:19:00Z">
            <w:rPr/>
          </w:rPrChange>
        </w:rPr>
        <w:t>% of GDP</w:t>
      </w:r>
      <w:r>
        <w:t xml:space="preserve">. </w:t>
      </w:r>
      <w:r w:rsidR="007B1629">
        <w:t xml:space="preserve">Policies </w:t>
      </w:r>
      <w:r w:rsidR="00FB1BF0">
        <w:t xml:space="preserve">with </w:t>
      </w:r>
      <w:r w:rsidR="00535F6E">
        <w:t>negligible</w:t>
      </w:r>
      <w:r w:rsidR="00FB1BF0">
        <w:t xml:space="preserve"> </w:t>
      </w:r>
      <w:r w:rsidR="00535F6E">
        <w:t>effects</w:t>
      </w:r>
      <w:r w:rsidR="00FB1BF0">
        <w:t xml:space="preserve"> on potential output (either due to </w:t>
      </w:r>
      <w:r w:rsidR="00535F6E">
        <w:t>being small in scale or because they do not affect potential output)</w:t>
      </w:r>
      <w:r>
        <w:t xml:space="preserve"> </w:t>
      </w:r>
      <w:r w:rsidR="00176FC5">
        <w:t xml:space="preserve">generate </w:t>
      </w:r>
      <w:r>
        <w:t xml:space="preserve">little additional fiscal space under a policy-responsive method; the proposed reform does not “create” fiscal space where it does not have reason to. </w:t>
      </w:r>
    </w:p>
    <w:p w14:paraId="7101CA64" w14:textId="06C5D9BA" w:rsidR="00620D07" w:rsidRDefault="6AA857D1" w:rsidP="005A2D50">
      <w:r>
        <w:t xml:space="preserve">Importantly, policy-responsive potential output can also reduce fiscal space. In France, e.g., social security reforms raising the </w:t>
      </w:r>
      <w:r w:rsidR="005F4357">
        <w:t>labour</w:t>
      </w:r>
      <w:r>
        <w:t xml:space="preserve"> costs around the minimum wage </w:t>
      </w:r>
      <w:r w:rsidR="008B06B3">
        <w:t>could be assume</w:t>
      </w:r>
      <w:r w:rsidR="00025B73">
        <w:t>d</w:t>
      </w:r>
      <w:r w:rsidR="008B06B3">
        <w:t xml:space="preserve"> t</w:t>
      </w:r>
      <w:r>
        <w:t>o increase unemployment.</w:t>
      </w:r>
      <w:r w:rsidR="001F56F1">
        <w:t xml:space="preserve"> </w:t>
      </w:r>
      <w:r w:rsidR="00D659DC">
        <w:t xml:space="preserve">It is important to note that there is an </w:t>
      </w:r>
      <w:r w:rsidR="001F56F1">
        <w:t xml:space="preserve">ongoing empirical debate on whether </w:t>
      </w:r>
      <w:r w:rsidR="00D659DC">
        <w:t>an</w:t>
      </w:r>
      <w:r w:rsidR="001F56F1">
        <w:t xml:space="preserve"> increase in </w:t>
      </w:r>
      <w:r w:rsidR="005F4357">
        <w:t>social security contributions ha</w:t>
      </w:r>
      <w:r w:rsidR="001F56F1">
        <w:t xml:space="preserve">s a negative effect on </w:t>
      </w:r>
      <w:r w:rsidR="001A0CB0">
        <w:t>labour demand</w:t>
      </w:r>
      <w:r w:rsidR="009F49D4">
        <w:t xml:space="preserve">. For </w:t>
      </w:r>
      <w:r w:rsidR="00C23D0B">
        <w:t>the purpose of this simulation,</w:t>
      </w:r>
      <w:r w:rsidR="009F49D4">
        <w:t xml:space="preserve"> we assume that such a reform could slightly increase unemployment</w:t>
      </w:r>
      <w:r w:rsidR="00347A9F">
        <w:t>,</w:t>
      </w:r>
      <w:r w:rsidR="009F49D4">
        <w:t xml:space="preserve"> which</w:t>
      </w:r>
      <w:r w:rsidR="001A0CB0">
        <w:t xml:space="preserve"> </w:t>
      </w:r>
      <w:r w:rsidR="009F49D4">
        <w:t>could reduce</w:t>
      </w:r>
      <w:r>
        <w:t xml:space="preserve"> potential growth from 1.20% to 1.16% up to 2028 (leaving it unchanged thereafter).</w:t>
      </w:r>
      <w:r w:rsidR="001475F0" w:rsidRPr="00DF2D91">
        <w:rPr>
          <w:rStyle w:val="FootnoteReference"/>
        </w:rPr>
        <w:footnoteReference w:id="11"/>
      </w:r>
      <w:r>
        <w:t xml:space="preserve"> As a result, the SPB target increases </w:t>
      </w:r>
      <w:r w:rsidR="00990CFE">
        <w:t xml:space="preserve">slightly </w:t>
      </w:r>
      <w:r w:rsidRPr="003F420E">
        <w:rPr>
          <w:highlight w:val="yellow"/>
          <w:rPrChange w:id="357" w:author="Sven von Wangenheim" w:date="2025-11-03T14:19:00Z" w16du:dateUtc="2025-11-03T13:19:00Z">
            <w:rPr/>
          </w:rPrChange>
        </w:rPr>
        <w:t>from 2.</w:t>
      </w:r>
      <w:r w:rsidR="0036297F" w:rsidRPr="003F420E">
        <w:rPr>
          <w:highlight w:val="yellow"/>
          <w:rPrChange w:id="358" w:author="Sven von Wangenheim" w:date="2025-11-03T14:19:00Z" w16du:dateUtc="2025-11-03T13:19:00Z">
            <w:rPr/>
          </w:rPrChange>
        </w:rPr>
        <w:t>2</w:t>
      </w:r>
      <w:ins w:id="359" w:author="Sven von Wangenheim" w:date="2025-11-03T14:17:00Z" w16du:dateUtc="2025-11-03T13:17:00Z">
        <w:r w:rsidR="001F28CC" w:rsidRPr="003F420E">
          <w:rPr>
            <w:highlight w:val="yellow"/>
            <w:rPrChange w:id="360" w:author="Sven von Wangenheim" w:date="2025-11-03T14:19:00Z" w16du:dateUtc="2025-11-03T13:19:00Z">
              <w:rPr/>
            </w:rPrChange>
          </w:rPr>
          <w:t>36</w:t>
        </w:r>
      </w:ins>
      <w:del w:id="361" w:author="Sven von Wangenheim" w:date="2025-11-03T14:17:00Z" w16du:dateUtc="2025-11-03T13:17:00Z">
        <w:r w:rsidR="00531638" w:rsidRPr="003F420E" w:rsidDel="001F28CC">
          <w:rPr>
            <w:highlight w:val="yellow"/>
            <w:rPrChange w:id="362" w:author="Sven von Wangenheim" w:date="2025-11-03T14:19:00Z" w16du:dateUtc="2025-11-03T13:19:00Z">
              <w:rPr/>
            </w:rPrChange>
          </w:rPr>
          <w:delText>27</w:delText>
        </w:r>
      </w:del>
      <w:r w:rsidRPr="003F420E">
        <w:rPr>
          <w:highlight w:val="yellow"/>
          <w:rPrChange w:id="363" w:author="Sven von Wangenheim" w:date="2025-11-03T14:19:00Z" w16du:dateUtc="2025-11-03T13:19:00Z">
            <w:rPr/>
          </w:rPrChange>
        </w:rPr>
        <w:t>% to 2.</w:t>
      </w:r>
      <w:r w:rsidR="00531638" w:rsidRPr="003F420E">
        <w:rPr>
          <w:highlight w:val="yellow"/>
          <w:rPrChange w:id="364" w:author="Sven von Wangenheim" w:date="2025-11-03T14:19:00Z" w16du:dateUtc="2025-11-03T13:19:00Z">
            <w:rPr/>
          </w:rPrChange>
        </w:rPr>
        <w:t>23</w:t>
      </w:r>
      <w:ins w:id="365" w:author="Sven von Wangenheim" w:date="2025-11-03T14:18:00Z" w16du:dateUtc="2025-11-03T13:18:00Z">
        <w:r w:rsidR="001F28CC" w:rsidRPr="003F420E">
          <w:rPr>
            <w:highlight w:val="yellow"/>
            <w:rPrChange w:id="366" w:author="Sven von Wangenheim" w:date="2025-11-03T14:19:00Z" w16du:dateUtc="2025-11-03T13:19:00Z">
              <w:rPr/>
            </w:rPrChange>
          </w:rPr>
          <w:t>9</w:t>
        </w:r>
      </w:ins>
      <w:del w:id="367" w:author="Sven von Wangenheim" w:date="2025-11-03T14:18:00Z" w16du:dateUtc="2025-11-03T13:18:00Z">
        <w:r w:rsidR="00531638" w:rsidRPr="003F420E" w:rsidDel="001F28CC">
          <w:rPr>
            <w:highlight w:val="yellow"/>
            <w:rPrChange w:id="368" w:author="Sven von Wangenheim" w:date="2025-11-03T14:19:00Z" w16du:dateUtc="2025-11-03T13:19:00Z">
              <w:rPr/>
            </w:rPrChange>
          </w:rPr>
          <w:delText>2</w:delText>
        </w:r>
      </w:del>
      <w:r w:rsidRPr="003F420E">
        <w:rPr>
          <w:highlight w:val="yellow"/>
          <w:rPrChange w:id="369" w:author="Sven von Wangenheim" w:date="2025-11-03T14:19:00Z" w16du:dateUtc="2025-11-03T13:19:00Z">
            <w:rPr/>
          </w:rPrChange>
        </w:rPr>
        <w:t>%</w:t>
      </w:r>
      <w:r>
        <w:t xml:space="preserve"> of GDP. Crucially, this is only one element of the French </w:t>
      </w:r>
      <w:r w:rsidR="00AD4F5D">
        <w:t xml:space="preserve">medium-term </w:t>
      </w:r>
      <w:r w:rsidR="009348CC">
        <w:t>plan,</w:t>
      </w:r>
      <w:r>
        <w:t xml:space="preserve"> which also includes growth-enhancing measures. Our estimates are therefore illustrative </w:t>
      </w:r>
      <w:r w:rsidR="00C502B1">
        <w:t>–</w:t>
      </w:r>
      <w:r>
        <w:t xml:space="preserve"> not a net assessment of the </w:t>
      </w:r>
      <w:r w:rsidR="00AD4F5D">
        <w:t>medium-term plan</w:t>
      </w:r>
      <w:r>
        <w:t xml:space="preserve"> </w:t>
      </w:r>
      <w:r w:rsidR="00C502B1">
        <w:t>–</w:t>
      </w:r>
      <w:r>
        <w:t xml:space="preserve"> and serve to show how </w:t>
      </w:r>
      <w:r w:rsidR="00327D2A">
        <w:t xml:space="preserve">potentially </w:t>
      </w:r>
      <w:r>
        <w:t xml:space="preserve">growth-reducing measures can tighten fiscal space. </w:t>
      </w:r>
    </w:p>
    <w:p w14:paraId="2C704285" w14:textId="2FBCC367" w:rsidR="00654AAE" w:rsidRDefault="6AA857D1" w:rsidP="005A2D50">
      <w:r>
        <w:t xml:space="preserve">Figure </w:t>
      </w:r>
      <w:r w:rsidR="00951285">
        <w:t>2</w:t>
      </w:r>
      <w:r>
        <w:t xml:space="preserve"> compares SPB and debt ratio paths between the baseline and policy-responsive scenario for all countries.</w:t>
      </w:r>
      <w:r w:rsidR="00110CC6">
        <w:t xml:space="preserve"> </w:t>
      </w:r>
      <w:r w:rsidR="00911998">
        <w:t xml:space="preserve">It </w:t>
      </w:r>
      <w:r w:rsidR="00C32912">
        <w:t>illustrates how</w:t>
      </w:r>
      <w:r w:rsidR="00911998">
        <w:t xml:space="preserve"> SPB adjustment requirements </w:t>
      </w:r>
      <w:r w:rsidR="00891C37">
        <w:t>(</w:t>
      </w:r>
      <w:r w:rsidR="00911998">
        <w:t xml:space="preserve">and therefore fiscal </w:t>
      </w:r>
      <w:r w:rsidR="00C32912">
        <w:t>consolidation</w:t>
      </w:r>
      <w:r w:rsidR="00911998">
        <w:t xml:space="preserve"> </w:t>
      </w:r>
      <w:r w:rsidR="00911998" w:rsidRPr="005A6DE1">
        <w:t>requirement</w:t>
      </w:r>
      <w:r w:rsidR="00891C37" w:rsidRPr="005A6DE1">
        <w:t>s)</w:t>
      </w:r>
      <w:r w:rsidR="00911998" w:rsidRPr="005A6DE1">
        <w:t xml:space="preserve"> change </w:t>
      </w:r>
      <w:r w:rsidRPr="005A6DE1">
        <w:t>when potential output is allowed to respond to policy</w:t>
      </w:r>
      <w:r w:rsidR="00891C37" w:rsidRPr="005A6DE1">
        <w:t xml:space="preserve">: </w:t>
      </w:r>
      <w:r w:rsidR="008D1AF4" w:rsidRPr="005A6DE1">
        <w:t xml:space="preserve">less consolidation is required in </w:t>
      </w:r>
      <w:r w:rsidRPr="005A6DE1">
        <w:t>Germany, Finland, and Italy</w:t>
      </w:r>
      <w:r w:rsidR="008D1AF4" w:rsidRPr="005A6DE1">
        <w:t xml:space="preserve"> manifes</w:t>
      </w:r>
      <w:r w:rsidR="00D6483B" w:rsidRPr="005A6DE1">
        <w:t>ting in lower SPBs in the policy scenario</w:t>
      </w:r>
      <w:r w:rsidR="009F2312" w:rsidRPr="005A6DE1">
        <w:t xml:space="preserve">. </w:t>
      </w:r>
      <w:r w:rsidR="00970D3E" w:rsidRPr="005A6DE1">
        <w:t>Fiscal consolidation</w:t>
      </w:r>
      <w:r w:rsidR="00D75217" w:rsidRPr="005A6DE1">
        <w:t xml:space="preserve"> remains </w:t>
      </w:r>
      <w:r w:rsidRPr="005A6DE1">
        <w:t xml:space="preserve">essentially unchanged in Austria, and slightly </w:t>
      </w:r>
      <w:r w:rsidR="00CA6998" w:rsidRPr="005A6DE1">
        <w:t>higher consolidation is required in France</w:t>
      </w:r>
      <w:r>
        <w:t>.</w:t>
      </w:r>
      <w:r w:rsidR="004121B3">
        <w:t xml:space="preserve"> </w:t>
      </w:r>
      <w:r w:rsidR="00D33A53">
        <w:t>Afte</w:t>
      </w:r>
      <w:r w:rsidR="00BB24B3">
        <w:t>r</w:t>
      </w:r>
      <w:r w:rsidR="00D33A53">
        <w:t xml:space="preserve"> the adjustment </w:t>
      </w:r>
      <w:r w:rsidR="00B6232A">
        <w:t xml:space="preserve">period </w:t>
      </w:r>
      <w:r w:rsidR="00180C55">
        <w:t xml:space="preserve">the </w:t>
      </w:r>
      <w:r w:rsidR="004D1C2C">
        <w:t xml:space="preserve">final SPB – the SPB target </w:t>
      </w:r>
      <w:r w:rsidR="00654AAE">
        <w:t>–</w:t>
      </w:r>
      <w:r w:rsidR="004D1C2C">
        <w:t xml:space="preserve"> </w:t>
      </w:r>
      <w:r w:rsidR="00AB117B">
        <w:t>remains unchanged</w:t>
      </w:r>
      <w:r w:rsidR="00023546">
        <w:t xml:space="preserve"> since this is one of the DSA’s assumptions. </w:t>
      </w:r>
    </w:p>
    <w:p w14:paraId="0FBEFB05" w14:textId="6BA4CD98" w:rsidR="00886D35" w:rsidRDefault="6AA857D1" w:rsidP="005A2D50">
      <w:r>
        <w:t xml:space="preserve">By design, </w:t>
      </w:r>
      <w:r w:rsidR="00677DD8">
        <w:t>d</w:t>
      </w:r>
      <w:r>
        <w:t>ebt ratios remain close to the baseline in all cases</w:t>
      </w:r>
      <w:r w:rsidR="00885EE5">
        <w:t xml:space="preserve">. </w:t>
      </w:r>
      <w:r w:rsidR="7B35F85D">
        <w:t>This is mechanical</w:t>
      </w:r>
      <w:r w:rsidR="00885EE5">
        <w:t xml:space="preserve"> since </w:t>
      </w:r>
      <w:r w:rsidR="7B35F85D">
        <w:t>in both scenarios</w:t>
      </w:r>
      <w:r>
        <w:t xml:space="preserve">, we compute the “optimal” SPB path that exactly meets the DSA constraints. </w:t>
      </w:r>
      <w:r w:rsidR="00885EE5">
        <w:t xml:space="preserve">These DSA </w:t>
      </w:r>
      <w:r w:rsidR="008A6A00">
        <w:t>constraints</w:t>
      </w:r>
      <w:r w:rsidR="00885EE5">
        <w:t xml:space="preserve"> require the debt to GDP ratio to </w:t>
      </w:r>
      <w:r w:rsidR="002C0F5A">
        <w:t xml:space="preserve">decrease and </w:t>
      </w:r>
      <w:r w:rsidR="00885EE5">
        <w:t xml:space="preserve">reach </w:t>
      </w:r>
      <w:r w:rsidR="002C0F5A">
        <w:t xml:space="preserve">a similar </w:t>
      </w:r>
      <w:r w:rsidR="00885EE5">
        <w:t>target point in 2041 in the baseline and policy scenario</w:t>
      </w:r>
      <w:r w:rsidR="008A6A00">
        <w:t xml:space="preserve"> respectively</w:t>
      </w:r>
      <w:r w:rsidR="00885EE5">
        <w:t xml:space="preserve">. </w:t>
      </w:r>
    </w:p>
    <w:p w14:paraId="585A3925" w14:textId="1A573AEC" w:rsidR="00570F2C" w:rsidRPr="00605460" w:rsidRDefault="7B35F85D" w:rsidP="005A2D50">
      <w:r>
        <w:t xml:space="preserve">If </w:t>
      </w:r>
      <w:r w:rsidRPr="00EB25A6">
        <w:t>the criteria must be met in both scenarios, the level of debt cannot diverge by much; what changes is how much fiscal policy must respond to meet the same criteria</w:t>
      </w:r>
      <w:r w:rsidR="007505C7">
        <w:t>.</w:t>
      </w:r>
      <w:r w:rsidR="0027725F">
        <w:t xml:space="preserve"> </w:t>
      </w:r>
      <w:r w:rsidR="005731E9" w:rsidRPr="005731E9">
        <w:t xml:space="preserve">This </w:t>
      </w:r>
      <w:r w:rsidR="00820FD6">
        <w:t>results in</w:t>
      </w:r>
      <w:r w:rsidR="005731E9" w:rsidRPr="005731E9">
        <w:t xml:space="preserve"> different SPB adjustment steps under the baseline versus the policy-responsive scenario. Smaller required adjustments </w:t>
      </w:r>
      <w:r w:rsidR="00820FD6">
        <w:t>allow</w:t>
      </w:r>
      <w:r w:rsidR="00605460">
        <w:t xml:space="preserve"> a larger </w:t>
      </w:r>
      <w:r w:rsidR="005731E9" w:rsidRPr="005731E9">
        <w:t xml:space="preserve">structural deficit, meaning less consolidation </w:t>
      </w:r>
      <w:r w:rsidR="00886D35">
        <w:t>being required</w:t>
      </w:r>
      <w:r w:rsidR="005731E9" w:rsidRPr="005731E9">
        <w:t xml:space="preserve"> to comply with the DSA criteria</w:t>
      </w:r>
      <w:r w:rsidR="00C502B1">
        <w:t xml:space="preserve"> – </w:t>
      </w:r>
      <w:r w:rsidR="00886D35">
        <w:t>i.e.</w:t>
      </w:r>
      <w:r w:rsidR="005731E9" w:rsidRPr="005731E9">
        <w:t xml:space="preserve">, fiscal space increases. </w:t>
      </w:r>
      <w:r w:rsidR="00D878C6" w:rsidRPr="00EB25A6">
        <w:t xml:space="preserve">Thus, under </w:t>
      </w:r>
      <w:r w:rsidR="00886D35">
        <w:t>the proposed</w:t>
      </w:r>
      <w:r w:rsidR="00D878C6" w:rsidRPr="00EB25A6">
        <w:t xml:space="preserve"> reform</w:t>
      </w:r>
      <w:r w:rsidR="00886D35">
        <w:t>,</w:t>
      </w:r>
      <w:r w:rsidR="00D878C6" w:rsidRPr="00EB25A6">
        <w:t xml:space="preserve"> smart policies that lift potential growth reduce the amount of consolidation </w:t>
      </w:r>
      <w:r w:rsidR="00D878C6" w:rsidRPr="002B5838">
        <w:t xml:space="preserve">required. </w:t>
      </w:r>
    </w:p>
    <w:p w14:paraId="68088495" w14:textId="51BE2299" w:rsidR="005A2D50" w:rsidRPr="000A144E" w:rsidRDefault="00792BED" w:rsidP="005A2D50">
      <w:r w:rsidRPr="000A144E">
        <w:t xml:space="preserve">Consequently, </w:t>
      </w:r>
      <w:r w:rsidR="005A2D50" w:rsidRPr="000A144E">
        <w:t xml:space="preserve">the </w:t>
      </w:r>
      <w:r w:rsidR="00BA67CC">
        <w:t>policies chose</w:t>
      </w:r>
      <w:r w:rsidR="00715B81">
        <w:t>n</w:t>
      </w:r>
      <w:r w:rsidR="00BA67CC">
        <w:t xml:space="preserve"> to achieve the SPB adjustments</w:t>
      </w:r>
      <w:r w:rsidR="00F36595">
        <w:t xml:space="preserve"> </w:t>
      </w:r>
      <w:r w:rsidR="005A2D50" w:rsidRPr="000A144E">
        <w:t xml:space="preserve">matter once potential output is </w:t>
      </w:r>
      <w:r w:rsidR="0012446D" w:rsidRPr="000A144E">
        <w:t>policy</w:t>
      </w:r>
      <w:r w:rsidR="009A7D0B">
        <w:t>-</w:t>
      </w:r>
      <w:r w:rsidR="0012446D" w:rsidRPr="000A144E">
        <w:t>responsive</w:t>
      </w:r>
      <w:r w:rsidR="005A2D50" w:rsidRPr="000A144E">
        <w:t xml:space="preserve">. </w:t>
      </w:r>
      <w:r w:rsidRPr="000A144E">
        <w:t>Currently,</w:t>
      </w:r>
      <w:r w:rsidR="005A2D50" w:rsidRPr="000A144E">
        <w:t xml:space="preserve"> countries face pressure to meet the SPB</w:t>
      </w:r>
      <w:r w:rsidR="00B000AC" w:rsidRPr="000A144E">
        <w:t xml:space="preserve"> adjustments</w:t>
      </w:r>
      <w:r w:rsidR="005A2D50" w:rsidRPr="000A144E">
        <w:t xml:space="preserve"> through broad cuts and tax rises, </w:t>
      </w:r>
      <w:r w:rsidR="002A14AA">
        <w:t>regardless of whether those policies endanger</w:t>
      </w:r>
      <w:r w:rsidR="005F40BD">
        <w:t xml:space="preserve"> future</w:t>
      </w:r>
      <w:r w:rsidR="005A2D50" w:rsidRPr="000A144E">
        <w:t xml:space="preserve"> potential growth. In our </w:t>
      </w:r>
      <w:r w:rsidR="005A2D50" w:rsidRPr="000A144E">
        <w:lastRenderedPageBreak/>
        <w:t xml:space="preserve">proposal, the DSA would instead reward a </w:t>
      </w:r>
      <w:r w:rsidR="00D907BF" w:rsidRPr="000A144E">
        <w:t>set of policies</w:t>
      </w:r>
      <w:r w:rsidR="005A2D50" w:rsidRPr="000A144E">
        <w:t xml:space="preserve"> that combines</w:t>
      </w:r>
      <w:r w:rsidR="00D907BF" w:rsidRPr="000A144E">
        <w:t xml:space="preserve"> </w:t>
      </w:r>
      <w:r w:rsidR="005A2D50" w:rsidRPr="000A144E">
        <w:t xml:space="preserve">disciplined net expenditure with </w:t>
      </w:r>
      <w:r w:rsidR="00DE4FEE">
        <w:t>policies</w:t>
      </w:r>
      <w:r w:rsidR="005A2D50" w:rsidRPr="000A144E">
        <w:t xml:space="preserve"> that raise potential output. </w:t>
      </w:r>
      <w:r w:rsidR="005A2D50" w:rsidRPr="00C80B7C">
        <w:t xml:space="preserve">Thus, the </w:t>
      </w:r>
      <w:r w:rsidR="00991CFA">
        <w:t xml:space="preserve">PREM </w:t>
      </w:r>
      <w:r w:rsidR="005A2D50" w:rsidRPr="00C80B7C">
        <w:t>approach reflects the fact that across</w:t>
      </w:r>
      <w:r w:rsidR="00D907BF" w:rsidRPr="00C80B7C">
        <w:t>-t</w:t>
      </w:r>
      <w:r w:rsidR="005A2D50" w:rsidRPr="00C80B7C">
        <w:t>he</w:t>
      </w:r>
      <w:r w:rsidR="00D907BF" w:rsidRPr="00C80B7C">
        <w:t>-</w:t>
      </w:r>
      <w:r w:rsidR="005A2D50" w:rsidRPr="00C80B7C">
        <w:t xml:space="preserve">board cuts are a poor substitute for measures that increase employment, incomes, and sustainable growth </w:t>
      </w:r>
      <w:r w:rsidR="000E2AAE" w:rsidRPr="0034435F">
        <w:fldChar w:fldCharType="begin"/>
      </w:r>
      <w:r w:rsidR="00F117D6">
        <w:instrText xml:space="preserve"> ADDIN ZOTERO_ITEM CSL_CITATION {"citationID":"eFQzkQlm","properties":{"formattedCitation":"(Schuster-Johnson &amp; Sigl-Gl\\uc0\\u246{}ckner 2025a)","plainCitation":"(Schuster-Johnson &amp; Sigl-Glöckner 2025a)","noteIndex":0},"citationItems":[{"id":19279,"uris":["http://zotero.org/groups/4867909/items/UF24CYVG"],"itemData":{"id":19279,"type":"article-journal","language":"en","source":"Zotero","title":"Zero fiscal space","author":[{"family":"Schuster-Johnson","given":"Dr Florian"},{"family":"Sigl-Glöckner","given":"Philippa"}],"issued":{"date-parts":[["2025"]]}}}],"schema":"https://github.com/citation-style-language/schema/raw/master/csl-citation.json"} </w:instrText>
      </w:r>
      <w:r w:rsidR="000E2AAE" w:rsidRPr="0034435F">
        <w:fldChar w:fldCharType="separate"/>
      </w:r>
      <w:r w:rsidR="00F117D6" w:rsidRPr="00F117D6">
        <w:rPr>
          <w:rFonts w:cs="Open Sans"/>
        </w:rPr>
        <w:t>(Schuster-Johnson &amp; Sigl-Glöckner 2025a)</w:t>
      </w:r>
      <w:r w:rsidR="000E2AAE" w:rsidRPr="0034435F">
        <w:fldChar w:fldCharType="end"/>
      </w:r>
      <w:r w:rsidR="005A2D50" w:rsidRPr="000A144E">
        <w:t xml:space="preserve">. </w:t>
      </w:r>
    </w:p>
    <w:p w14:paraId="48A316E6" w14:textId="52D25E17" w:rsidR="00E84D19" w:rsidRDefault="6AA857D1" w:rsidP="00AF23CC">
      <w:r>
        <w:t xml:space="preserve">In short, once the DSA properly accounts for potential growth, fiscal space stops being indifferent to </w:t>
      </w:r>
      <w:r w:rsidRPr="0034435F">
        <w:t>the quality of policies. Growth enhancing measures may lower the required SPB target while achieving the same level of debt sustainability. Instead, growth-diminishing measures can raise the SPB target</w:t>
      </w:r>
      <w:r>
        <w:t xml:space="preserve">. While debt paths remain anchored by the DSA criteria in both cases, the fiscal space available to countries changes. That is the incentive the reformed method is meant to achieve: well-designed policies can increase </w:t>
      </w:r>
      <w:r w:rsidR="00886D35">
        <w:t>(</w:t>
      </w:r>
      <w:r>
        <w:t>long-term</w:t>
      </w:r>
      <w:r w:rsidR="00886D35">
        <w:t>)</w:t>
      </w:r>
      <w:r>
        <w:t xml:space="preserve"> growth and reduce the need for excessive savings elsewhere.</w:t>
      </w:r>
    </w:p>
    <w:p w14:paraId="11BF4BEB" w14:textId="1E514B82" w:rsidR="006D66A0" w:rsidRPr="000A144E" w:rsidRDefault="6AA857D1" w:rsidP="00AF23CC">
      <w:r>
        <w:t xml:space="preserve">Figure </w:t>
      </w:r>
      <w:r w:rsidR="005D5C2E">
        <w:t>2</w:t>
      </w:r>
      <w:r>
        <w:t xml:space="preserve">: SPB </w:t>
      </w:r>
      <w:r w:rsidR="00CE1B2D">
        <w:t xml:space="preserve">(in percent of GDP) </w:t>
      </w:r>
      <w:r w:rsidR="00E84D19">
        <w:t xml:space="preserve">paths </w:t>
      </w:r>
      <w:r>
        <w:t xml:space="preserve">and debt </w:t>
      </w:r>
      <w:r w:rsidR="00CE1B2D">
        <w:t xml:space="preserve">to GDP </w:t>
      </w:r>
      <w:r>
        <w:t>ratio paths under baseline and policy-responsive scenarios</w:t>
      </w:r>
    </w:p>
    <w:p w14:paraId="74E3F806" w14:textId="1685AF33" w:rsidR="00702DAF" w:rsidRPr="004D24AC" w:rsidRDefault="00F9465D" w:rsidP="004D24AC">
      <w:pPr>
        <w:spacing w:line="259" w:lineRule="auto"/>
        <w:jc w:val="center"/>
        <w:rPr>
          <w:b/>
        </w:rPr>
      </w:pPr>
      <w:r w:rsidRPr="000A144E">
        <w:rPr>
          <w:b/>
          <w:bCs/>
        </w:rPr>
        <w:t xml:space="preserve">Structural Primary Balance                               </w:t>
      </w:r>
      <w:r w:rsidRPr="000A144E">
        <w:rPr>
          <w:b/>
          <w:bCs/>
        </w:rPr>
        <w:tab/>
        <w:t xml:space="preserve">    Debt Ratio</w:t>
      </w:r>
      <w:r w:rsidR="00702DAF">
        <w:tab/>
      </w:r>
      <w:r w:rsidR="00755C36" w:rsidRPr="00755C36">
        <w:t xml:space="preserve"> </w:t>
      </w:r>
    </w:p>
    <w:p w14:paraId="349A2067" w14:textId="77777777" w:rsidR="006174E4" w:rsidRDefault="006174E4" w:rsidP="004D24AC">
      <w:pPr>
        <w:jc w:val="center"/>
      </w:pPr>
      <w:r>
        <w:rPr>
          <w:noProof/>
        </w:rPr>
        <w:drawing>
          <wp:inline distT="0" distB="0" distL="0" distR="0" wp14:anchorId="22DC2F62" wp14:editId="74129758">
            <wp:extent cx="2529932" cy="2202815"/>
            <wp:effectExtent l="0" t="0" r="3810" b="6985"/>
            <wp:docPr id="1145207083" name="Picture 12"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07083" name="Picture 12" descr="A graph of a number of different colored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4275" cy="2215303"/>
                    </a:xfrm>
                    <a:prstGeom prst="rect">
                      <a:avLst/>
                    </a:prstGeom>
                    <a:noFill/>
                    <a:ln>
                      <a:noFill/>
                    </a:ln>
                  </pic:spPr>
                </pic:pic>
              </a:graphicData>
            </a:graphic>
          </wp:inline>
        </w:drawing>
      </w:r>
      <w:r w:rsidR="00687E3F">
        <w:tab/>
      </w:r>
      <w:r>
        <w:rPr>
          <w:noProof/>
        </w:rPr>
        <w:drawing>
          <wp:inline distT="0" distB="0" distL="0" distR="0" wp14:anchorId="0932B661" wp14:editId="798B58C3">
            <wp:extent cx="2511577" cy="2186833"/>
            <wp:effectExtent l="0" t="0" r="3175" b="4445"/>
            <wp:docPr id="1759878201" name="Picture 1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78201" name="Picture 11" descr="A graph with blue and orange lin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4284" cy="2197897"/>
                    </a:xfrm>
                    <a:prstGeom prst="rect">
                      <a:avLst/>
                    </a:prstGeom>
                    <a:noFill/>
                    <a:ln>
                      <a:noFill/>
                    </a:ln>
                  </pic:spPr>
                </pic:pic>
              </a:graphicData>
            </a:graphic>
          </wp:inline>
        </w:drawing>
      </w:r>
    </w:p>
    <w:p w14:paraId="6D42F2BE" w14:textId="77777777" w:rsidR="006174E4" w:rsidRDefault="00687E3F" w:rsidP="004D24AC">
      <w:pPr>
        <w:jc w:val="center"/>
      </w:pPr>
      <w:r>
        <w:rPr>
          <w:noProof/>
        </w:rPr>
        <w:drawing>
          <wp:inline distT="0" distB="0" distL="0" distR="0" wp14:anchorId="037828C6" wp14:editId="3CD0173A">
            <wp:extent cx="2369464" cy="2063095"/>
            <wp:effectExtent l="0" t="0" r="0" b="0"/>
            <wp:docPr id="1574344443" name="Picture 18"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44443" name="Picture 18" descr="A graph of a number of peopl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78091" cy="2070606"/>
                    </a:xfrm>
                    <a:prstGeom prst="rect">
                      <a:avLst/>
                    </a:prstGeom>
                    <a:noFill/>
                    <a:ln>
                      <a:noFill/>
                    </a:ln>
                  </pic:spPr>
                </pic:pic>
              </a:graphicData>
            </a:graphic>
          </wp:inline>
        </w:drawing>
      </w:r>
      <w:r w:rsidR="006174E4">
        <w:tab/>
      </w:r>
      <w:r>
        <w:rPr>
          <w:noProof/>
        </w:rPr>
        <w:drawing>
          <wp:inline distT="0" distB="0" distL="0" distR="0" wp14:anchorId="33C0F0D9" wp14:editId="48674508">
            <wp:extent cx="2348224" cy="2044601"/>
            <wp:effectExtent l="0" t="0" r="0" b="0"/>
            <wp:docPr id="901697122" name="Picture 17" descr="A graph with a line and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97122" name="Picture 17" descr="A graph with a line and a curv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71024" cy="2064453"/>
                    </a:xfrm>
                    <a:prstGeom prst="rect">
                      <a:avLst/>
                    </a:prstGeom>
                    <a:noFill/>
                    <a:ln>
                      <a:noFill/>
                    </a:ln>
                  </pic:spPr>
                </pic:pic>
              </a:graphicData>
            </a:graphic>
          </wp:inline>
        </w:drawing>
      </w:r>
    </w:p>
    <w:p w14:paraId="6B4F1798" w14:textId="74A7F553" w:rsidR="006174E4" w:rsidRDefault="00DC1FC8" w:rsidP="004D24AC">
      <w:pPr>
        <w:jc w:val="center"/>
      </w:pPr>
      <w:r>
        <w:rPr>
          <w:noProof/>
        </w:rPr>
        <w:lastRenderedPageBreak/>
        <w:drawing>
          <wp:inline distT="0" distB="0" distL="0" distR="0" wp14:anchorId="2FAC741E" wp14:editId="00965242">
            <wp:extent cx="2403764" cy="2090842"/>
            <wp:effectExtent l="0" t="0" r="0" b="5080"/>
            <wp:docPr id="161611451" name="Picture 23"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1451" name="Picture 23" descr="A graph of a number of different colored lin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22755" cy="2107360"/>
                    </a:xfrm>
                    <a:prstGeom prst="rect">
                      <a:avLst/>
                    </a:prstGeom>
                    <a:noFill/>
                    <a:ln>
                      <a:noFill/>
                    </a:ln>
                  </pic:spPr>
                </pic:pic>
              </a:graphicData>
            </a:graphic>
          </wp:inline>
        </w:drawing>
      </w:r>
      <w:r w:rsidR="00282132" w:rsidRPr="00282132">
        <w:t xml:space="preserve"> </w:t>
      </w:r>
      <w:r>
        <w:tab/>
      </w:r>
      <w:r w:rsidR="00282132">
        <w:rPr>
          <w:noProof/>
        </w:rPr>
        <w:drawing>
          <wp:inline distT="0" distB="0" distL="0" distR="0" wp14:anchorId="058ECE78" wp14:editId="7F6DE1A6">
            <wp:extent cx="2434151" cy="2117271"/>
            <wp:effectExtent l="0" t="0" r="4445" b="0"/>
            <wp:docPr id="1453703550" name="Picture 22"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03550" name="Picture 22" descr="A graph with numbers and a lin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43196" cy="2125139"/>
                    </a:xfrm>
                    <a:prstGeom prst="rect">
                      <a:avLst/>
                    </a:prstGeom>
                    <a:noFill/>
                    <a:ln>
                      <a:noFill/>
                    </a:ln>
                  </pic:spPr>
                </pic:pic>
              </a:graphicData>
            </a:graphic>
          </wp:inline>
        </w:drawing>
      </w:r>
    </w:p>
    <w:p w14:paraId="14F3D866" w14:textId="77777777" w:rsidR="006174E4" w:rsidRDefault="00687E3F" w:rsidP="004D24AC">
      <w:pPr>
        <w:jc w:val="center"/>
      </w:pPr>
      <w:r>
        <w:rPr>
          <w:noProof/>
        </w:rPr>
        <w:drawing>
          <wp:inline distT="0" distB="0" distL="0" distR="0" wp14:anchorId="0BE48229" wp14:editId="14BD976F">
            <wp:extent cx="2400300" cy="2089943"/>
            <wp:effectExtent l="0" t="0" r="0" b="5715"/>
            <wp:docPr id="1257653868" name="Picture 16"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53868" name="Picture 16" descr="A graph with numbers and lin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13096" cy="2101085"/>
                    </a:xfrm>
                    <a:prstGeom prst="rect">
                      <a:avLst/>
                    </a:prstGeom>
                    <a:noFill/>
                    <a:ln>
                      <a:noFill/>
                    </a:ln>
                  </pic:spPr>
                </pic:pic>
              </a:graphicData>
            </a:graphic>
          </wp:inline>
        </w:drawing>
      </w:r>
      <w:r w:rsidR="006174E4">
        <w:tab/>
      </w:r>
      <w:r>
        <w:rPr>
          <w:noProof/>
        </w:rPr>
        <w:drawing>
          <wp:inline distT="0" distB="0" distL="0" distR="0" wp14:anchorId="586223C1" wp14:editId="2F9F7E50">
            <wp:extent cx="2362597" cy="2057115"/>
            <wp:effectExtent l="0" t="0" r="0" b="635"/>
            <wp:docPr id="451944076" name="Picture 15"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44076" name="Picture 15" descr="A graph with a line and number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77457" cy="2070053"/>
                    </a:xfrm>
                    <a:prstGeom prst="rect">
                      <a:avLst/>
                    </a:prstGeom>
                    <a:noFill/>
                    <a:ln>
                      <a:noFill/>
                    </a:ln>
                  </pic:spPr>
                </pic:pic>
              </a:graphicData>
            </a:graphic>
          </wp:inline>
        </w:drawing>
      </w:r>
    </w:p>
    <w:p w14:paraId="27382593" w14:textId="7E125C29" w:rsidR="00532247" w:rsidRDefault="00C44B89" w:rsidP="004D24AC">
      <w:pPr>
        <w:jc w:val="center"/>
      </w:pPr>
      <w:r>
        <w:rPr>
          <w:noProof/>
        </w:rPr>
        <w:drawing>
          <wp:inline distT="0" distB="0" distL="0" distR="0" wp14:anchorId="35DCE4AA" wp14:editId="763D1683">
            <wp:extent cx="2349500" cy="2045713"/>
            <wp:effectExtent l="0" t="0" r="0" b="0"/>
            <wp:docPr id="491138968" name="Picture 20" descr="A graph of 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38968" name="Picture 20" descr="A graph of a graph with numbers and a bar char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55824" cy="2051219"/>
                    </a:xfrm>
                    <a:prstGeom prst="rect">
                      <a:avLst/>
                    </a:prstGeom>
                    <a:noFill/>
                    <a:ln>
                      <a:noFill/>
                    </a:ln>
                  </pic:spPr>
                </pic:pic>
              </a:graphicData>
            </a:graphic>
          </wp:inline>
        </w:drawing>
      </w:r>
      <w:r w:rsidR="006174E4">
        <w:tab/>
      </w:r>
      <w:r w:rsidR="00057D52">
        <w:rPr>
          <w:noProof/>
        </w:rPr>
        <w:drawing>
          <wp:inline distT="0" distB="0" distL="0" distR="0" wp14:anchorId="0C6DE457" wp14:editId="201A66CF">
            <wp:extent cx="2226129" cy="1936330"/>
            <wp:effectExtent l="0" t="0" r="3175" b="6985"/>
            <wp:docPr id="156057894" name="Picture 2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7894" name="Picture 21" descr="A graph with a line and number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42720" cy="1950762"/>
                    </a:xfrm>
                    <a:prstGeom prst="rect">
                      <a:avLst/>
                    </a:prstGeom>
                    <a:noFill/>
                    <a:ln>
                      <a:noFill/>
                    </a:ln>
                  </pic:spPr>
                </pic:pic>
              </a:graphicData>
            </a:graphic>
          </wp:inline>
        </w:drawing>
      </w:r>
    </w:p>
    <w:p w14:paraId="1184E754" w14:textId="44916E81" w:rsidR="00C22EF8" w:rsidRDefault="00B71E52" w:rsidP="00F16765">
      <w:pPr>
        <w:rPr>
          <w:color w:val="181C44" w:themeColor="accent1"/>
          <w:sz w:val="14"/>
          <w:szCs w:val="14"/>
        </w:rPr>
      </w:pPr>
      <w:r w:rsidRPr="114DC003">
        <w:rPr>
          <w:i/>
          <w:color w:val="181C44" w:themeColor="accent1"/>
          <w:sz w:val="14"/>
          <w:szCs w:val="14"/>
        </w:rPr>
        <w:t>Notes</w:t>
      </w:r>
      <w:r w:rsidR="006744D9" w:rsidRPr="114DC003">
        <w:rPr>
          <w:i/>
          <w:color w:val="181C44" w:themeColor="accent1"/>
          <w:sz w:val="14"/>
          <w:szCs w:val="14"/>
        </w:rPr>
        <w:t>:</w:t>
      </w:r>
      <w:r w:rsidRPr="114DC003">
        <w:rPr>
          <w:color w:val="181C44" w:themeColor="accent1"/>
          <w:sz w:val="14"/>
          <w:szCs w:val="14"/>
        </w:rPr>
        <w:t xml:space="preserve"> The graphs </w:t>
      </w:r>
      <w:r w:rsidR="00CB100D" w:rsidRPr="114DC003">
        <w:rPr>
          <w:color w:val="181C44" w:themeColor="accent1"/>
          <w:sz w:val="14"/>
          <w:szCs w:val="14"/>
        </w:rPr>
        <w:t>co</w:t>
      </w:r>
      <w:r w:rsidR="003E771B" w:rsidRPr="114DC003">
        <w:rPr>
          <w:color w:val="181C44" w:themeColor="accent1"/>
          <w:sz w:val="14"/>
          <w:szCs w:val="14"/>
        </w:rPr>
        <w:t>m</w:t>
      </w:r>
      <w:r w:rsidR="00CB100D" w:rsidRPr="114DC003">
        <w:rPr>
          <w:color w:val="181C44" w:themeColor="accent1"/>
          <w:sz w:val="14"/>
          <w:szCs w:val="14"/>
        </w:rPr>
        <w:t xml:space="preserve">pare the </w:t>
      </w:r>
      <w:r w:rsidR="003E771B" w:rsidRPr="114DC003">
        <w:rPr>
          <w:color w:val="181C44" w:themeColor="accent1"/>
          <w:sz w:val="14"/>
          <w:szCs w:val="14"/>
        </w:rPr>
        <w:t xml:space="preserve">SPB paths and debt to GDP ratio paths of the baseline scenario </w:t>
      </w:r>
      <w:r w:rsidR="00F16765" w:rsidRPr="114DC003">
        <w:rPr>
          <w:color w:val="181C44" w:themeColor="accent1"/>
          <w:sz w:val="14"/>
          <w:szCs w:val="14"/>
        </w:rPr>
        <w:t>with</w:t>
      </w:r>
      <w:r w:rsidR="003E771B" w:rsidRPr="114DC003">
        <w:rPr>
          <w:color w:val="181C44" w:themeColor="accent1"/>
          <w:sz w:val="14"/>
          <w:szCs w:val="14"/>
        </w:rPr>
        <w:t xml:space="preserve"> the policy</w:t>
      </w:r>
      <w:r w:rsidR="002A6B8E" w:rsidRPr="114DC003">
        <w:rPr>
          <w:color w:val="181C44" w:themeColor="accent1"/>
          <w:sz w:val="14"/>
          <w:szCs w:val="14"/>
        </w:rPr>
        <w:t xml:space="preserve"> scenario. The policy scenario only includes one or a small bundle of </w:t>
      </w:r>
      <w:r w:rsidR="004807B3" w:rsidRPr="114DC003">
        <w:rPr>
          <w:color w:val="181C44" w:themeColor="accent1"/>
          <w:sz w:val="14"/>
          <w:szCs w:val="14"/>
        </w:rPr>
        <w:t>policies</w:t>
      </w:r>
      <w:r w:rsidR="002A6B8E" w:rsidRPr="114DC003">
        <w:rPr>
          <w:color w:val="181C44" w:themeColor="accent1"/>
          <w:sz w:val="14"/>
          <w:szCs w:val="14"/>
        </w:rPr>
        <w:t xml:space="preserve"> and does not represent the net effect of the </w:t>
      </w:r>
      <w:r w:rsidR="001B361D" w:rsidRPr="114DC003">
        <w:rPr>
          <w:color w:val="181C44" w:themeColor="accent1"/>
          <w:sz w:val="14"/>
          <w:szCs w:val="14"/>
        </w:rPr>
        <w:t>enti</w:t>
      </w:r>
      <w:r w:rsidR="004807B3" w:rsidRPr="114DC003">
        <w:rPr>
          <w:color w:val="181C44" w:themeColor="accent1"/>
          <w:sz w:val="14"/>
          <w:szCs w:val="14"/>
        </w:rPr>
        <w:t>r</w:t>
      </w:r>
      <w:r w:rsidR="001B361D" w:rsidRPr="114DC003">
        <w:rPr>
          <w:color w:val="181C44" w:themeColor="accent1"/>
          <w:sz w:val="14"/>
          <w:szCs w:val="14"/>
        </w:rPr>
        <w:t xml:space="preserve">e medium-term plan of a </w:t>
      </w:r>
      <w:r w:rsidR="001B361D" w:rsidRPr="00134D7E">
        <w:rPr>
          <w:color w:val="181C44" w:themeColor="accent1"/>
          <w:sz w:val="14"/>
          <w:szCs w:val="14"/>
        </w:rPr>
        <w:t>country.</w:t>
      </w:r>
      <w:r w:rsidR="0092685A">
        <w:rPr>
          <w:color w:val="181C44" w:themeColor="accent1"/>
          <w:sz w:val="14"/>
          <w:szCs w:val="14"/>
        </w:rPr>
        <w:t xml:space="preserve"> </w:t>
      </w:r>
    </w:p>
    <w:p w14:paraId="6D3C6485" w14:textId="3871E206" w:rsidR="00C22EF8" w:rsidRDefault="00134D7E" w:rsidP="00CC308F">
      <w:pPr>
        <w:pStyle w:val="FootnoteText"/>
      </w:pPr>
      <w:del w:id="370" w:author="Saskia Gottschalk" w:date="2025-11-03T14:56:00Z" w16du:dateUtc="2025-11-03T13:56:00Z">
        <w:r w:rsidRPr="00CC308F">
          <w:rPr>
            <w:szCs w:val="14"/>
            <w:highlight w:val="yellow"/>
            <w:rPrChange w:id="371" w:author="Sven von Wangenheim" w:date="2025-11-03T15:57:00Z" w16du:dateUtc="2025-11-03T14:57:00Z">
              <w:rPr>
                <w:szCs w:val="14"/>
              </w:rPr>
            </w:rPrChange>
          </w:rPr>
          <w:delText xml:space="preserve">For Germany we assume the same non-linear SPB adjustment path </w:delText>
        </w:r>
        <w:r w:rsidR="00FE2871" w:rsidRPr="00CC308F">
          <w:rPr>
            <w:szCs w:val="14"/>
            <w:highlight w:val="yellow"/>
            <w:rPrChange w:id="372" w:author="Sven von Wangenheim" w:date="2025-11-03T15:57:00Z" w16du:dateUtc="2025-11-03T14:57:00Z">
              <w:rPr>
                <w:szCs w:val="14"/>
              </w:rPr>
            </w:rPrChange>
          </w:rPr>
          <w:delText xml:space="preserve">and corresponding debt ratio </w:delText>
        </w:r>
        <w:r w:rsidRPr="00CC308F">
          <w:rPr>
            <w:szCs w:val="14"/>
            <w:highlight w:val="yellow"/>
            <w:rPrChange w:id="373" w:author="Sven von Wangenheim" w:date="2025-11-03T15:57:00Z" w16du:dateUtc="2025-11-03T14:57:00Z">
              <w:rPr>
                <w:szCs w:val="14"/>
              </w:rPr>
            </w:rPrChange>
          </w:rPr>
          <w:delText>as in the German medium-term plan</w:delText>
        </w:r>
        <w:r w:rsidR="002A7868" w:rsidRPr="00CC308F">
          <w:rPr>
            <w:szCs w:val="14"/>
            <w:highlight w:val="yellow"/>
            <w:rPrChange w:id="374" w:author="Sven von Wangenheim" w:date="2025-11-03T15:57:00Z" w16du:dateUtc="2025-11-03T14:57:00Z">
              <w:rPr>
                <w:szCs w:val="14"/>
              </w:rPr>
            </w:rPrChange>
          </w:rPr>
          <w:delText xml:space="preserve"> for our baseline,</w:delText>
        </w:r>
        <w:r w:rsidRPr="00CC308F">
          <w:rPr>
            <w:szCs w:val="14"/>
            <w:highlight w:val="yellow"/>
            <w:rPrChange w:id="375" w:author="Sven von Wangenheim" w:date="2025-11-03T15:57:00Z" w16du:dateUtc="2025-11-03T14:57:00Z">
              <w:rPr>
                <w:szCs w:val="14"/>
              </w:rPr>
            </w:rPrChange>
          </w:rPr>
          <w:delText xml:space="preserve"> whereby the SPB first decreases in 2025 and 2026 before increasing in the following years </w:delText>
        </w:r>
        <w:r w:rsidR="00274FCE" w:rsidRPr="00CC308F">
          <w:rPr>
            <w:szCs w:val="14"/>
            <w:highlight w:val="yellow"/>
            <w:rPrChange w:id="376" w:author="Sven von Wangenheim" w:date="2025-11-03T15:57:00Z" w16du:dateUtc="2025-11-03T14:57:00Z">
              <w:rPr>
                <w:szCs w:val="14"/>
              </w:rPr>
            </w:rPrChange>
          </w:rPr>
          <w:delText xml:space="preserve">of the adjustment period </w:delText>
        </w:r>
        <w:r w:rsidRPr="00CC308F">
          <w:rPr>
            <w:szCs w:val="14"/>
            <w:highlight w:val="yellow"/>
            <w:rPrChange w:id="377" w:author="Sven von Wangenheim" w:date="2025-11-03T15:57:00Z" w16du:dateUtc="2025-11-03T14:57:00Z">
              <w:rPr>
                <w:szCs w:val="14"/>
              </w:rPr>
            </w:rPrChange>
          </w:rPr>
          <w:delText xml:space="preserve">(see </w:delText>
        </w:r>
        <w:r w:rsidR="008B0C51" w:rsidRPr="00CC308F">
          <w:rPr>
            <w:szCs w:val="14"/>
            <w:highlight w:val="yellow"/>
            <w:rPrChange w:id="378" w:author="Sven von Wangenheim" w:date="2025-11-03T15:57:00Z" w16du:dateUtc="2025-11-03T14:57:00Z">
              <w:rPr>
                <w:szCs w:val="14"/>
              </w:rPr>
            </w:rPrChange>
          </w:rPr>
          <w:delText>also f</w:delText>
        </w:r>
        <w:r w:rsidRPr="00CC308F">
          <w:rPr>
            <w:szCs w:val="14"/>
            <w:highlight w:val="yellow"/>
            <w:rPrChange w:id="379" w:author="Sven von Wangenheim" w:date="2025-11-03T15:57:00Z" w16du:dateUtc="2025-11-03T14:57:00Z">
              <w:rPr>
                <w:szCs w:val="14"/>
              </w:rPr>
            </w:rPrChange>
          </w:rPr>
          <w:delText>ootnote 9)</w:delText>
        </w:r>
        <w:r w:rsidR="00790FA7" w:rsidRPr="00CC308F">
          <w:rPr>
            <w:szCs w:val="14"/>
            <w:highlight w:val="yellow"/>
            <w:rPrChange w:id="380" w:author="Sven von Wangenheim" w:date="2025-11-03T15:57:00Z" w16du:dateUtc="2025-11-03T14:57:00Z">
              <w:rPr>
                <w:szCs w:val="14"/>
              </w:rPr>
            </w:rPrChange>
          </w:rPr>
          <w:delText xml:space="preserve">. </w:delText>
        </w:r>
        <w:r w:rsidR="009B3624" w:rsidRPr="00CC308F">
          <w:rPr>
            <w:szCs w:val="14"/>
            <w:highlight w:val="yellow"/>
            <w:rPrChange w:id="381" w:author="Sven von Wangenheim" w:date="2025-11-03T15:57:00Z" w16du:dateUtc="2025-11-03T14:57:00Z">
              <w:rPr>
                <w:szCs w:val="14"/>
              </w:rPr>
            </w:rPrChange>
          </w:rPr>
          <w:delText xml:space="preserve">For the policy-responsive scenario the </w:delText>
        </w:r>
        <w:r w:rsidR="00DC70F5" w:rsidRPr="00CC308F">
          <w:rPr>
            <w:szCs w:val="14"/>
            <w:highlight w:val="yellow"/>
            <w:rPrChange w:id="382" w:author="Sven von Wangenheim" w:date="2025-11-03T15:57:00Z" w16du:dateUtc="2025-11-03T14:57:00Z">
              <w:rPr>
                <w:szCs w:val="14"/>
              </w:rPr>
            </w:rPrChange>
          </w:rPr>
          <w:delText xml:space="preserve">results are based </w:delText>
        </w:r>
        <w:r w:rsidR="00025FD9" w:rsidRPr="00CC308F">
          <w:rPr>
            <w:szCs w:val="14"/>
            <w:highlight w:val="yellow"/>
            <w:rPrChange w:id="383" w:author="Sven von Wangenheim" w:date="2025-11-03T15:57:00Z" w16du:dateUtc="2025-11-03T14:57:00Z">
              <w:rPr>
                <w:szCs w:val="14"/>
              </w:rPr>
            </w:rPrChange>
          </w:rPr>
          <w:delText>o</w:delText>
        </w:r>
        <w:r w:rsidR="00DC70F5" w:rsidRPr="00CC308F">
          <w:rPr>
            <w:szCs w:val="14"/>
            <w:highlight w:val="yellow"/>
            <w:rPrChange w:id="384" w:author="Sven von Wangenheim" w:date="2025-11-03T15:57:00Z" w16du:dateUtc="2025-11-03T14:57:00Z">
              <w:rPr>
                <w:szCs w:val="14"/>
              </w:rPr>
            </w:rPrChange>
          </w:rPr>
          <w:delText xml:space="preserve">n the </w:delText>
        </w:r>
        <w:r w:rsidR="005C6A7F" w:rsidRPr="00CC308F">
          <w:rPr>
            <w:szCs w:val="14"/>
            <w:highlight w:val="yellow"/>
            <w:rPrChange w:id="385" w:author="Sven von Wangenheim" w:date="2025-11-03T15:57:00Z" w16du:dateUtc="2025-11-03T14:57:00Z">
              <w:rPr>
                <w:szCs w:val="14"/>
              </w:rPr>
            </w:rPrChange>
          </w:rPr>
          <w:delText xml:space="preserve">lowest possible SPB target that meets the </w:delText>
        </w:r>
        <w:r w:rsidR="0074347B" w:rsidRPr="00CC308F">
          <w:rPr>
            <w:szCs w:val="14"/>
            <w:highlight w:val="yellow"/>
            <w:rPrChange w:id="386" w:author="Sven von Wangenheim" w:date="2025-11-03T15:57:00Z" w16du:dateUtc="2025-11-03T14:57:00Z">
              <w:rPr>
                <w:szCs w:val="14"/>
              </w:rPr>
            </w:rPrChange>
          </w:rPr>
          <w:delText xml:space="preserve">same DSA criteria as the German medium-term </w:delText>
        </w:r>
        <w:r w:rsidR="00893F58" w:rsidRPr="00CC308F">
          <w:rPr>
            <w:szCs w:val="14"/>
            <w:highlight w:val="yellow"/>
            <w:rPrChange w:id="387" w:author="Sven von Wangenheim" w:date="2025-11-03T15:57:00Z" w16du:dateUtc="2025-11-03T14:57:00Z">
              <w:rPr>
                <w:szCs w:val="14"/>
              </w:rPr>
            </w:rPrChange>
          </w:rPr>
          <w:delText>plan</w:delText>
        </w:r>
        <w:r w:rsidR="00986033" w:rsidRPr="00CC308F">
          <w:rPr>
            <w:szCs w:val="14"/>
            <w:highlight w:val="yellow"/>
            <w:rPrChange w:id="388" w:author="Sven von Wangenheim" w:date="2025-11-03T15:57:00Z" w16du:dateUtc="2025-11-03T14:57:00Z">
              <w:rPr>
                <w:szCs w:val="14"/>
              </w:rPr>
            </w:rPrChange>
          </w:rPr>
          <w:delText xml:space="preserve"> but</w:delText>
        </w:r>
        <w:r w:rsidR="00893F58" w:rsidRPr="00CC308F">
          <w:rPr>
            <w:szCs w:val="14"/>
            <w:highlight w:val="yellow"/>
            <w:rPrChange w:id="389" w:author="Sven von Wangenheim" w:date="2025-11-03T15:57:00Z" w16du:dateUtc="2025-11-03T14:57:00Z">
              <w:rPr>
                <w:szCs w:val="14"/>
              </w:rPr>
            </w:rPrChange>
          </w:rPr>
          <w:delText xml:space="preserve"> assuming higher, policy-responsive potential output</w:delText>
        </w:r>
        <w:r w:rsidR="00C74B67" w:rsidRPr="00CC308F">
          <w:rPr>
            <w:szCs w:val="14"/>
            <w:highlight w:val="yellow"/>
            <w:rPrChange w:id="390" w:author="Sven von Wangenheim" w:date="2025-11-03T15:57:00Z" w16du:dateUtc="2025-11-03T14:57:00Z">
              <w:rPr>
                <w:szCs w:val="14"/>
              </w:rPr>
            </w:rPrChange>
          </w:rPr>
          <w:delText xml:space="preserve"> growth</w:delText>
        </w:r>
        <w:r w:rsidR="007C48C5" w:rsidRPr="00CC308F">
          <w:rPr>
            <w:szCs w:val="14"/>
            <w:highlight w:val="yellow"/>
            <w:rPrChange w:id="391" w:author="Sven von Wangenheim" w:date="2025-11-03T15:57:00Z" w16du:dateUtc="2025-11-03T14:57:00Z">
              <w:rPr>
                <w:szCs w:val="14"/>
              </w:rPr>
            </w:rPrChange>
          </w:rPr>
          <w:delText>.</w:delText>
        </w:r>
        <w:r w:rsidR="00B47FF6" w:rsidRPr="00CC308F">
          <w:rPr>
            <w:szCs w:val="14"/>
            <w:highlight w:val="yellow"/>
            <w:rPrChange w:id="392" w:author="Sven von Wangenheim" w:date="2025-11-03T15:57:00Z" w16du:dateUtc="2025-11-03T14:57:00Z">
              <w:rPr>
                <w:szCs w:val="14"/>
              </w:rPr>
            </w:rPrChange>
          </w:rPr>
          <w:delText xml:space="preserve"> </w:delText>
        </w:r>
      </w:del>
      <w:del w:id="393" w:author="Saskia Gottschalk" w:date="2025-11-03T14:42:00Z" w16du:dateUtc="2025-11-03T13:42:00Z">
        <w:r w:rsidR="00B47FF6" w:rsidRPr="00CC308F">
          <w:rPr>
            <w:szCs w:val="14"/>
            <w:highlight w:val="yellow"/>
            <w:rPrChange w:id="394" w:author="Sven von Wangenheim" w:date="2025-11-03T15:57:00Z" w16du:dateUtc="2025-11-03T14:57:00Z">
              <w:rPr>
                <w:szCs w:val="14"/>
              </w:rPr>
            </w:rPrChange>
          </w:rPr>
          <w:delText xml:space="preserve">The </w:delText>
        </w:r>
        <w:r w:rsidR="00EF3CF2" w:rsidRPr="00CC308F">
          <w:rPr>
            <w:szCs w:val="14"/>
            <w:highlight w:val="yellow"/>
            <w:rPrChange w:id="395" w:author="Sven von Wangenheim" w:date="2025-11-03T15:57:00Z" w16du:dateUtc="2025-11-03T14:57:00Z">
              <w:rPr>
                <w:szCs w:val="14"/>
              </w:rPr>
            </w:rPrChange>
          </w:rPr>
          <w:delText xml:space="preserve">divergence </w:delText>
        </w:r>
        <w:r w:rsidR="00475DE4" w:rsidRPr="00CC308F">
          <w:rPr>
            <w:szCs w:val="14"/>
            <w:highlight w:val="yellow"/>
            <w:rPrChange w:id="396" w:author="Sven von Wangenheim" w:date="2025-11-03T15:57:00Z" w16du:dateUtc="2025-11-03T14:57:00Z">
              <w:rPr>
                <w:szCs w:val="14"/>
              </w:rPr>
            </w:rPrChange>
          </w:rPr>
          <w:delText>between</w:delText>
        </w:r>
        <w:r w:rsidR="00142B92" w:rsidRPr="00CC308F">
          <w:rPr>
            <w:szCs w:val="14"/>
            <w:highlight w:val="yellow"/>
            <w:rPrChange w:id="397" w:author="Sven von Wangenheim" w:date="2025-11-03T15:57:00Z" w16du:dateUtc="2025-11-03T14:57:00Z">
              <w:rPr>
                <w:szCs w:val="14"/>
              </w:rPr>
            </w:rPrChange>
          </w:rPr>
          <w:delText xml:space="preserve"> the two debt ratios for Germany may </w:delText>
        </w:r>
        <w:r w:rsidR="00A51CB7" w:rsidRPr="00CC308F">
          <w:rPr>
            <w:szCs w:val="14"/>
            <w:highlight w:val="yellow"/>
            <w:rPrChange w:id="398" w:author="Sven von Wangenheim" w:date="2025-11-03T15:57:00Z" w16du:dateUtc="2025-11-03T14:57:00Z">
              <w:rPr>
                <w:szCs w:val="14"/>
              </w:rPr>
            </w:rPrChange>
          </w:rPr>
          <w:delText xml:space="preserve">in part be driven by </w:delText>
        </w:r>
        <w:r w:rsidR="007E4E7A" w:rsidRPr="00CC308F">
          <w:rPr>
            <w:szCs w:val="14"/>
            <w:highlight w:val="yellow"/>
            <w:rPrChange w:id="399" w:author="Sven von Wangenheim" w:date="2025-11-03T15:57:00Z" w16du:dateUtc="2025-11-03T14:57:00Z">
              <w:rPr>
                <w:szCs w:val="14"/>
              </w:rPr>
            </w:rPrChange>
          </w:rPr>
          <w:delText xml:space="preserve">a non-optimal SPB path </w:delText>
        </w:r>
        <w:r w:rsidR="004218FE" w:rsidRPr="00CC308F">
          <w:rPr>
            <w:szCs w:val="14"/>
            <w:highlight w:val="yellow"/>
            <w:rPrChange w:id="400" w:author="Sven von Wangenheim" w:date="2025-11-03T15:57:00Z" w16du:dateUtc="2025-11-03T14:57:00Z">
              <w:rPr>
                <w:szCs w:val="14"/>
              </w:rPr>
            </w:rPrChange>
          </w:rPr>
          <w:delText xml:space="preserve">in the </w:delText>
        </w:r>
        <w:r w:rsidR="003F0A47" w:rsidRPr="00CC308F">
          <w:rPr>
            <w:szCs w:val="14"/>
            <w:highlight w:val="yellow"/>
            <w:rPrChange w:id="401" w:author="Sven von Wangenheim" w:date="2025-11-03T15:57:00Z" w16du:dateUtc="2025-11-03T14:57:00Z">
              <w:rPr>
                <w:szCs w:val="14"/>
              </w:rPr>
            </w:rPrChange>
          </w:rPr>
          <w:delText>baseline</w:delText>
        </w:r>
        <w:r w:rsidR="00332523" w:rsidRPr="00CC308F">
          <w:rPr>
            <w:szCs w:val="14"/>
            <w:highlight w:val="yellow"/>
            <w:rPrChange w:id="402" w:author="Sven von Wangenheim" w:date="2025-11-03T15:57:00Z" w16du:dateUtc="2025-11-03T14:57:00Z">
              <w:rPr>
                <w:szCs w:val="14"/>
              </w:rPr>
            </w:rPrChange>
          </w:rPr>
          <w:delText xml:space="preserve"> scenario taken from the </w:delText>
        </w:r>
        <w:r w:rsidR="00E370AC" w:rsidRPr="00CC308F">
          <w:rPr>
            <w:szCs w:val="14"/>
            <w:highlight w:val="yellow"/>
            <w:rPrChange w:id="403" w:author="Sven von Wangenheim" w:date="2025-11-03T15:57:00Z" w16du:dateUtc="2025-11-03T14:57:00Z">
              <w:rPr>
                <w:szCs w:val="14"/>
              </w:rPr>
            </w:rPrChange>
          </w:rPr>
          <w:delText>German</w:delText>
        </w:r>
        <w:r w:rsidR="00332523" w:rsidRPr="00CC308F">
          <w:rPr>
            <w:szCs w:val="14"/>
            <w:highlight w:val="yellow"/>
            <w:rPrChange w:id="404" w:author="Sven von Wangenheim" w:date="2025-11-03T15:57:00Z" w16du:dateUtc="2025-11-03T14:57:00Z">
              <w:rPr>
                <w:szCs w:val="14"/>
              </w:rPr>
            </w:rPrChange>
          </w:rPr>
          <w:delText xml:space="preserve"> medium-term plan. </w:delText>
        </w:r>
        <w:r w:rsidR="00396956" w:rsidRPr="00CC308F">
          <w:rPr>
            <w:szCs w:val="14"/>
            <w:highlight w:val="yellow"/>
            <w:rPrChange w:id="405" w:author="Sven von Wangenheim" w:date="2025-11-03T15:57:00Z" w16du:dateUtc="2025-11-03T14:57:00Z">
              <w:rPr>
                <w:szCs w:val="14"/>
              </w:rPr>
            </w:rPrChange>
          </w:rPr>
          <w:delText>When</w:delText>
        </w:r>
        <w:r w:rsidR="002C4D84" w:rsidRPr="00CC308F">
          <w:rPr>
            <w:szCs w:val="14"/>
            <w:highlight w:val="yellow"/>
            <w:rPrChange w:id="406" w:author="Sven von Wangenheim" w:date="2025-11-03T15:57:00Z" w16du:dateUtc="2025-11-03T14:57:00Z">
              <w:rPr>
                <w:szCs w:val="14"/>
              </w:rPr>
            </w:rPrChange>
          </w:rPr>
          <w:delText xml:space="preserve"> </w:delText>
        </w:r>
        <w:r w:rsidR="00E370AC" w:rsidRPr="00CC308F">
          <w:rPr>
            <w:szCs w:val="14"/>
            <w:highlight w:val="yellow"/>
            <w:rPrChange w:id="407" w:author="Sven von Wangenheim" w:date="2025-11-03T15:57:00Z" w16du:dateUtc="2025-11-03T14:57:00Z">
              <w:rPr>
                <w:szCs w:val="14"/>
              </w:rPr>
            </w:rPrChange>
          </w:rPr>
          <w:delText xml:space="preserve">calculating </w:delText>
        </w:r>
        <w:r w:rsidR="006310FB" w:rsidRPr="00CC308F">
          <w:rPr>
            <w:szCs w:val="14"/>
            <w:highlight w:val="yellow"/>
            <w:rPrChange w:id="408" w:author="Sven von Wangenheim" w:date="2025-11-03T15:57:00Z" w16du:dateUtc="2025-11-03T14:57:00Z">
              <w:rPr>
                <w:szCs w:val="14"/>
              </w:rPr>
            </w:rPrChange>
          </w:rPr>
          <w:delText xml:space="preserve">a </w:delText>
        </w:r>
        <w:r w:rsidR="00E370AC" w:rsidRPr="00CC308F">
          <w:rPr>
            <w:szCs w:val="14"/>
            <w:highlight w:val="yellow"/>
            <w:rPrChange w:id="409" w:author="Sven von Wangenheim" w:date="2025-11-03T15:57:00Z" w16du:dateUtc="2025-11-03T14:57:00Z">
              <w:rPr>
                <w:szCs w:val="14"/>
              </w:rPr>
            </w:rPrChange>
          </w:rPr>
          <w:delText>linear</w:delText>
        </w:r>
        <w:r w:rsidR="00FC2618" w:rsidRPr="00CC308F">
          <w:rPr>
            <w:szCs w:val="14"/>
            <w:highlight w:val="yellow"/>
            <w:rPrChange w:id="410" w:author="Sven von Wangenheim" w:date="2025-11-03T15:57:00Z" w16du:dateUtc="2025-11-03T14:57:00Z">
              <w:rPr>
                <w:szCs w:val="14"/>
              </w:rPr>
            </w:rPrChange>
          </w:rPr>
          <w:delText xml:space="preserve"> optimal </w:delText>
        </w:r>
        <w:r w:rsidR="00E73088" w:rsidRPr="00CC308F">
          <w:rPr>
            <w:szCs w:val="14"/>
            <w:highlight w:val="yellow"/>
            <w:rPrChange w:id="411" w:author="Sven von Wangenheim" w:date="2025-11-03T15:57:00Z" w16du:dateUtc="2025-11-03T14:57:00Z">
              <w:rPr>
                <w:szCs w:val="14"/>
              </w:rPr>
            </w:rPrChange>
          </w:rPr>
          <w:delText>SPB adjustment path for Germany</w:delText>
        </w:r>
        <w:r w:rsidR="00396956" w:rsidRPr="00CC308F">
          <w:rPr>
            <w:szCs w:val="14"/>
            <w:highlight w:val="yellow"/>
            <w:rPrChange w:id="412" w:author="Sven von Wangenheim" w:date="2025-11-03T15:57:00Z" w16du:dateUtc="2025-11-03T14:57:00Z">
              <w:rPr>
                <w:szCs w:val="14"/>
              </w:rPr>
            </w:rPrChange>
          </w:rPr>
          <w:delText xml:space="preserve"> instead</w:delText>
        </w:r>
        <w:r w:rsidR="00741DF9" w:rsidRPr="00CC308F">
          <w:rPr>
            <w:szCs w:val="14"/>
            <w:highlight w:val="yellow"/>
            <w:rPrChange w:id="413" w:author="Sven von Wangenheim" w:date="2025-11-03T15:57:00Z" w16du:dateUtc="2025-11-03T14:57:00Z">
              <w:rPr>
                <w:szCs w:val="14"/>
              </w:rPr>
            </w:rPrChange>
          </w:rPr>
          <w:delText xml:space="preserve"> – </w:delText>
        </w:r>
        <w:r w:rsidR="00E73088" w:rsidRPr="00CC308F">
          <w:rPr>
            <w:szCs w:val="14"/>
            <w:highlight w:val="yellow"/>
            <w:rPrChange w:id="414" w:author="Sven von Wangenheim" w:date="2025-11-03T15:57:00Z" w16du:dateUtc="2025-11-03T14:57:00Z">
              <w:rPr>
                <w:szCs w:val="14"/>
              </w:rPr>
            </w:rPrChange>
          </w:rPr>
          <w:delText xml:space="preserve">as done </w:delText>
        </w:r>
        <w:r w:rsidR="004A7568" w:rsidRPr="00CC308F">
          <w:rPr>
            <w:szCs w:val="14"/>
            <w:highlight w:val="yellow"/>
            <w:rPrChange w:id="415" w:author="Sven von Wangenheim" w:date="2025-11-03T15:57:00Z" w16du:dateUtc="2025-11-03T14:57:00Z">
              <w:rPr>
                <w:szCs w:val="14"/>
              </w:rPr>
            </w:rPrChange>
          </w:rPr>
          <w:delText>for</w:delText>
        </w:r>
        <w:r w:rsidR="006B0451" w:rsidRPr="00CC308F">
          <w:rPr>
            <w:szCs w:val="14"/>
            <w:highlight w:val="yellow"/>
            <w:rPrChange w:id="416" w:author="Sven von Wangenheim" w:date="2025-11-03T15:57:00Z" w16du:dateUtc="2025-11-03T14:57:00Z">
              <w:rPr>
                <w:szCs w:val="14"/>
              </w:rPr>
            </w:rPrChange>
          </w:rPr>
          <w:delText xml:space="preserve"> all the other countries</w:delText>
        </w:r>
        <w:r w:rsidR="00741DF9" w:rsidRPr="00CC308F">
          <w:rPr>
            <w:szCs w:val="14"/>
            <w:highlight w:val="yellow"/>
            <w:rPrChange w:id="417" w:author="Sven von Wangenheim" w:date="2025-11-03T15:57:00Z" w16du:dateUtc="2025-11-03T14:57:00Z">
              <w:rPr>
                <w:szCs w:val="14"/>
              </w:rPr>
            </w:rPrChange>
          </w:rPr>
          <w:delText xml:space="preserve"> –</w:delText>
        </w:r>
        <w:r w:rsidR="006B0451" w:rsidRPr="00CC308F">
          <w:rPr>
            <w:szCs w:val="14"/>
            <w:highlight w:val="yellow"/>
            <w:rPrChange w:id="418" w:author="Sven von Wangenheim" w:date="2025-11-03T15:57:00Z" w16du:dateUtc="2025-11-03T14:57:00Z">
              <w:rPr>
                <w:szCs w:val="14"/>
              </w:rPr>
            </w:rPrChange>
          </w:rPr>
          <w:delText xml:space="preserve"> the debt ratios in the baseline and </w:delText>
        </w:r>
        <w:r w:rsidR="00762A03" w:rsidRPr="00CC308F">
          <w:rPr>
            <w:szCs w:val="14"/>
            <w:highlight w:val="yellow"/>
            <w:rPrChange w:id="419" w:author="Sven von Wangenheim" w:date="2025-11-03T15:57:00Z" w16du:dateUtc="2025-11-03T14:57:00Z">
              <w:rPr>
                <w:szCs w:val="14"/>
              </w:rPr>
            </w:rPrChange>
          </w:rPr>
          <w:delText>policy scenario are again very similar.</w:delText>
        </w:r>
      </w:del>
      <w:ins w:id="420" w:author="Sven von Wangenheim" w:date="2025-11-03T15:56:00Z" w16du:dateUtc="2025-11-03T14:56:00Z">
        <w:r w:rsidR="00D238BF" w:rsidRPr="00CC308F">
          <w:rPr>
            <w:szCs w:val="14"/>
            <w:highlight w:val="yellow"/>
            <w:rPrChange w:id="421" w:author="Sven von Wangenheim" w:date="2025-11-03T15:57:00Z" w16du:dateUtc="2025-11-03T14:57:00Z">
              <w:rPr>
                <w:szCs w:val="14"/>
              </w:rPr>
            </w:rPrChange>
          </w:rPr>
          <w:t xml:space="preserve"> We assume a non-linear adjustment path for Germany due to </w:t>
        </w:r>
      </w:ins>
      <w:ins w:id="422" w:author="Sven von Wangenheim" w:date="2025-11-03T16:05:00Z" w16du:dateUtc="2025-11-03T15:05:00Z">
        <w:r w:rsidR="00F66EC8">
          <w:rPr>
            <w:szCs w:val="14"/>
            <w:highlight w:val="yellow"/>
          </w:rPr>
          <w:t xml:space="preserve">the </w:t>
        </w:r>
      </w:ins>
      <w:ins w:id="423" w:author="Sven von Wangenheim" w:date="2025-11-03T15:57:00Z" w16du:dateUtc="2025-11-03T14:57:00Z">
        <w:r w:rsidR="00CC308F" w:rsidRPr="00CC308F">
          <w:rPr>
            <w:szCs w:val="14"/>
            <w:highlight w:val="yellow"/>
            <w:rPrChange w:id="424" w:author="Sven von Wangenheim" w:date="2025-11-03T15:57:00Z" w16du:dateUtc="2025-11-03T14:57:00Z">
              <w:rPr>
                <w:szCs w:val="14"/>
              </w:rPr>
            </w:rPrChange>
          </w:rPr>
          <w:t xml:space="preserve">additional spending </w:t>
        </w:r>
      </w:ins>
      <w:ins w:id="425" w:author="Sven von Wangenheim" w:date="2025-11-03T16:05:00Z" w16du:dateUtc="2025-11-03T15:05:00Z">
        <w:r w:rsidR="00F66EC8">
          <w:rPr>
            <w:szCs w:val="14"/>
            <w:highlight w:val="yellow"/>
          </w:rPr>
          <w:t xml:space="preserve">planned </w:t>
        </w:r>
      </w:ins>
      <w:ins w:id="426" w:author="Sven von Wangenheim" w:date="2025-11-03T15:57:00Z" w16du:dateUtc="2025-11-03T14:57:00Z">
        <w:r w:rsidR="00CC308F" w:rsidRPr="00CC308F">
          <w:rPr>
            <w:szCs w:val="14"/>
            <w:highlight w:val="yellow"/>
            <w:rPrChange w:id="427" w:author="Sven von Wangenheim" w:date="2025-11-03T15:57:00Z" w16du:dateUtc="2025-11-03T14:57:00Z">
              <w:rPr>
                <w:szCs w:val="14"/>
              </w:rPr>
            </w:rPrChange>
          </w:rPr>
          <w:t>in 2025 and 2026 (</w:t>
        </w:r>
      </w:ins>
      <w:ins w:id="428" w:author="Sven von Wangenheim" w:date="2025-11-03T16:05:00Z" w16du:dateUtc="2025-11-03T15:05:00Z">
        <w:r w:rsidR="00AA3826">
          <w:rPr>
            <w:szCs w:val="14"/>
            <w:highlight w:val="yellow"/>
          </w:rPr>
          <w:t xml:space="preserve">in line with the German medium-term plan, </w:t>
        </w:r>
      </w:ins>
      <w:ins w:id="429" w:author="Sven von Wangenheim" w:date="2025-11-03T15:57:00Z" w16du:dateUtc="2025-11-03T14:57:00Z">
        <w:r w:rsidR="00CC308F" w:rsidRPr="00CC308F">
          <w:rPr>
            <w:szCs w:val="14"/>
            <w:highlight w:val="yellow"/>
            <w:rPrChange w:id="430" w:author="Sven von Wangenheim" w:date="2025-11-03T15:57:00Z" w16du:dateUtc="2025-11-03T14:57:00Z">
              <w:rPr>
                <w:szCs w:val="14"/>
              </w:rPr>
            </w:rPrChange>
          </w:rPr>
          <w:t xml:space="preserve">see </w:t>
        </w:r>
      </w:ins>
      <w:ins w:id="431" w:author="Sven von Wangenheim" w:date="2025-11-03T15:56:00Z" w16du:dateUtc="2025-11-03T14:56:00Z">
        <w:r w:rsidR="00D238BF" w:rsidRPr="00CC308F">
          <w:rPr>
            <w:szCs w:val="14"/>
            <w:highlight w:val="yellow"/>
            <w:rPrChange w:id="432" w:author="Sven von Wangenheim" w:date="2025-11-03T15:57:00Z" w16du:dateUtc="2025-11-03T14:57:00Z">
              <w:rPr>
                <w:szCs w:val="14"/>
              </w:rPr>
            </w:rPrChange>
          </w:rPr>
          <w:t>footnote 5</w:t>
        </w:r>
      </w:ins>
      <w:ins w:id="433" w:author="Sven von Wangenheim" w:date="2025-11-03T15:57:00Z" w16du:dateUtc="2025-11-03T14:57:00Z">
        <w:r w:rsidR="00CC308F" w:rsidRPr="00CC308F">
          <w:rPr>
            <w:szCs w:val="14"/>
            <w:highlight w:val="yellow"/>
            <w:rPrChange w:id="434" w:author="Sven von Wangenheim" w:date="2025-11-03T15:57:00Z" w16du:dateUtc="2025-11-03T14:57:00Z">
              <w:rPr>
                <w:szCs w:val="14"/>
              </w:rPr>
            </w:rPrChange>
          </w:rPr>
          <w:t>)</w:t>
        </w:r>
      </w:ins>
      <w:ins w:id="435" w:author="Sven von Wangenheim" w:date="2025-11-03T15:56:00Z" w16du:dateUtc="2025-11-03T14:56:00Z">
        <w:r w:rsidR="00D238BF" w:rsidRPr="00CC308F">
          <w:rPr>
            <w:szCs w:val="14"/>
            <w:highlight w:val="yellow"/>
            <w:rPrChange w:id="436" w:author="Sven von Wangenheim" w:date="2025-11-03T15:57:00Z" w16du:dateUtc="2025-11-03T14:57:00Z">
              <w:rPr>
                <w:szCs w:val="14"/>
              </w:rPr>
            </w:rPrChange>
          </w:rPr>
          <w:t>.</w:t>
        </w:r>
      </w:ins>
      <w:del w:id="437" w:author="Saskia Gottschalk" w:date="2025-11-03T14:42:00Z" w16du:dateUtc="2025-11-03T13:42:00Z">
        <w:r w:rsidR="00762A03" w:rsidRPr="007D5C07">
          <w:rPr>
            <w:szCs w:val="14"/>
          </w:rPr>
          <w:delText xml:space="preserve"> </w:delText>
        </w:r>
      </w:del>
    </w:p>
    <w:p w14:paraId="4DF4C6A5" w14:textId="77777777" w:rsidR="00081A90" w:rsidRPr="00081A90" w:rsidRDefault="00081A90">
      <w:pPr>
        <w:pStyle w:val="FootnoteText"/>
        <w:pPrChange w:id="438" w:author="Saskia Gottschalk" w:date="2025-11-03T14:57:00Z" w16du:dateUtc="2025-11-03T13:57:00Z">
          <w:pPr/>
        </w:pPrChange>
      </w:pPr>
    </w:p>
    <w:p w14:paraId="6693A77C" w14:textId="2F0DEE0B" w:rsidR="00AF23CC" w:rsidRDefault="001B361D" w:rsidP="00F16765">
      <w:pPr>
        <w:rPr>
          <w:color w:val="181C44" w:themeColor="accent1"/>
          <w:sz w:val="14"/>
          <w:szCs w:val="14"/>
        </w:rPr>
      </w:pPr>
      <w:r w:rsidRPr="114DC003">
        <w:rPr>
          <w:color w:val="181C44" w:themeColor="accent1"/>
          <w:sz w:val="14"/>
          <w:szCs w:val="14"/>
        </w:rPr>
        <w:t xml:space="preserve">Sources: </w:t>
      </w:r>
      <w:r w:rsidR="000902B1" w:rsidRPr="114DC003">
        <w:rPr>
          <w:color w:val="181C44" w:themeColor="accent1"/>
          <w:sz w:val="14"/>
          <w:szCs w:val="14"/>
        </w:rPr>
        <w:t xml:space="preserve">own calculations, </w:t>
      </w:r>
      <w:r w:rsidR="00BD5796" w:rsidRPr="114DC003">
        <w:rPr>
          <w:color w:val="181C44" w:themeColor="accent1"/>
          <w:sz w:val="14"/>
          <w:szCs w:val="14"/>
        </w:rPr>
        <w:t xml:space="preserve">AMECO, </w:t>
      </w:r>
      <w:r w:rsidR="000902B1" w:rsidRPr="114DC003">
        <w:rPr>
          <w:color w:val="181C44" w:themeColor="accent1"/>
          <w:sz w:val="14"/>
          <w:szCs w:val="14"/>
        </w:rPr>
        <w:t xml:space="preserve">Darvas et al. (2024), </w:t>
      </w:r>
      <w:r w:rsidR="00BD5796" w:rsidRPr="114DC003">
        <w:rPr>
          <w:color w:val="181C44" w:themeColor="accent1"/>
          <w:sz w:val="14"/>
          <w:szCs w:val="14"/>
        </w:rPr>
        <w:t>EUCAM,</w:t>
      </w:r>
      <w:r w:rsidR="005E2867" w:rsidRPr="005E2867">
        <w:rPr>
          <w:rFonts w:cs="Open Sans"/>
          <w:sz w:val="14"/>
        </w:rPr>
        <w:t xml:space="preserve"> </w:t>
      </w:r>
      <w:r w:rsidR="005E2867" w:rsidRPr="00D62BE7">
        <w:rPr>
          <w:rFonts w:cs="Open Sans"/>
          <w:sz w:val="14"/>
        </w:rPr>
        <w:t xml:space="preserve">European Commission </w:t>
      </w:r>
      <w:r w:rsidR="005E2867">
        <w:rPr>
          <w:rFonts w:cs="Open Sans"/>
          <w:sz w:val="14"/>
        </w:rPr>
        <w:t>(</w:t>
      </w:r>
      <w:r w:rsidR="005E2867" w:rsidRPr="00D62BE7">
        <w:rPr>
          <w:rFonts w:cs="Open Sans"/>
          <w:sz w:val="14"/>
        </w:rPr>
        <w:t>2025b</w:t>
      </w:r>
      <w:r w:rsidR="005E2867">
        <w:rPr>
          <w:rFonts w:cs="Open Sans"/>
          <w:sz w:val="14"/>
        </w:rPr>
        <w:t>)</w:t>
      </w:r>
      <w:r w:rsidR="005E2867">
        <w:rPr>
          <w:color w:val="181C44" w:themeColor="accent1"/>
          <w:sz w:val="14"/>
          <w:szCs w:val="14"/>
        </w:rPr>
        <w:t xml:space="preserve">, </w:t>
      </w:r>
      <w:r w:rsidR="000902B1" w:rsidRPr="114DC003">
        <w:rPr>
          <w:color w:val="181C44" w:themeColor="accent1"/>
          <w:sz w:val="14"/>
          <w:szCs w:val="14"/>
        </w:rPr>
        <w:t>national medium-term plans,</w:t>
      </w:r>
      <w:r w:rsidR="00BD5796" w:rsidRPr="114DC003">
        <w:rPr>
          <w:color w:val="181C44" w:themeColor="accent1"/>
          <w:sz w:val="14"/>
          <w:szCs w:val="14"/>
        </w:rPr>
        <w:t xml:space="preserve"> </w:t>
      </w:r>
      <w:r w:rsidR="000902B1" w:rsidRPr="114DC003">
        <w:rPr>
          <w:color w:val="181C44" w:themeColor="accent1"/>
          <w:sz w:val="14"/>
          <w:szCs w:val="14"/>
        </w:rPr>
        <w:fldChar w:fldCharType="begin"/>
      </w:r>
      <w:r w:rsidR="00CA1245">
        <w:rPr>
          <w:color w:val="181C44" w:themeColor="accent1"/>
          <w:sz w:val="14"/>
          <w:szCs w:val="14"/>
        </w:rPr>
        <w:instrText xml:space="preserve"> ADDIN ZOTERO_ITEM CSL_CITATION {"citationID":"6aN5Vjg5","properties":{"formattedCitation":"(Darvas et al. 2024; European Commission 2025b; Welslau 2025)","plainCitation":"(Darvas et al. 2024; European Commission 2025b; Welslau 2025)","dontUpdate":true,"noteIndex":0},"citationItems":[{"id":34,"uris":["http://zotero.org/groups/4867909/items/RXUPVJ3R"],"itemData":{"id":34,"type":"webpage","container-title":"Bruegel","title":"The implications of the European Union’s new fiscal rules","URL":"https://www.bruegel.org/policy-brief/implications-european-unions-new-fiscal-rules","author":[{"family":"Darvas","given":"Zsolt"},{"family":"Welslau","given":"Lennard"},{"family":"Zettelmeyer","given":"Jeromin"}],"accessed":{"date-parts":[["2025",1,16]]},"issued":{"date-parts":[["2024"]]}}},{"id":19537,"uris":["http://zotero.org/groups/4867909/items/XXW3HXGM"],"itemData":{"id":19537,"type":"webpage","abstract":"National medium-term fiscal-structural plans (MTPs) bring together the fiscal policy, structural reforms and investments of a Member State.","language":"en","title":"National medium-term fiscal-structural plans","URL":"https://economy-finance.ec.europa.eu/economic-and-fiscal-governance/stability-and-growth-pact/preventive-arm/national-medium-term-fiscal-structural-plans_en","author":[{"literal":"European Commission"}],"accessed":{"date-parts":[["2025",10,13]]},"issued":{"date-parts":[["2025"]]}}},{"id":19281,"uris":["http://zotero.org/groups/4867909/items/F6UP2L9C"],"itemData":{"id":19281,"type":"software","abstract":"Python replication of the European Commission's Debt Sustainability Analysis","genre":"Jupyter Notebook","license":"MIT","note":"original-date: 2023-09-04T09:11:21Z","source":"GitHub","title":"Github DSA","title-short":"lennardwelslau/eu-debt-sustainability-analysis","URL":"https://github.com/lennardwelslau/eu-debt-sustainability-analysis","author":[{"family":"Welslau","given":"Lennard"}],"accessed":{"date-parts":[["2025",9,29]]},"issued":{"date-parts":[["2025",9,4]]}}}],"schema":"https://github.com/citation-style-language/schema/raw/master/csl-citation.json"} </w:instrText>
      </w:r>
      <w:r w:rsidR="000902B1" w:rsidRPr="114DC003">
        <w:rPr>
          <w:color w:val="181C44" w:themeColor="accent1"/>
          <w:sz w:val="14"/>
          <w:szCs w:val="14"/>
        </w:rPr>
        <w:fldChar w:fldCharType="separate"/>
      </w:r>
      <w:r w:rsidR="00D62BE7" w:rsidRPr="00D62BE7">
        <w:rPr>
          <w:rFonts w:cs="Open Sans"/>
          <w:sz w:val="14"/>
        </w:rPr>
        <w:t xml:space="preserve"> Welslau </w:t>
      </w:r>
      <w:r w:rsidR="005E2867">
        <w:rPr>
          <w:rFonts w:cs="Open Sans"/>
          <w:sz w:val="14"/>
        </w:rPr>
        <w:t>(</w:t>
      </w:r>
      <w:r w:rsidR="00D62BE7" w:rsidRPr="00D62BE7">
        <w:rPr>
          <w:rFonts w:cs="Open Sans"/>
          <w:sz w:val="14"/>
        </w:rPr>
        <w:t>2025)</w:t>
      </w:r>
      <w:r w:rsidR="000902B1" w:rsidRPr="114DC003">
        <w:rPr>
          <w:color w:val="181C44" w:themeColor="accent1"/>
          <w:sz w:val="14"/>
          <w:szCs w:val="14"/>
        </w:rPr>
        <w:fldChar w:fldCharType="end"/>
      </w:r>
      <w:r w:rsidR="006744D9" w:rsidRPr="114DC003">
        <w:rPr>
          <w:color w:val="181C44" w:themeColor="accent1"/>
          <w:sz w:val="14"/>
          <w:szCs w:val="14"/>
        </w:rPr>
        <w:t>.</w:t>
      </w:r>
    </w:p>
    <w:p w14:paraId="759C3159" w14:textId="4E80EC55" w:rsidR="0092685A" w:rsidRDefault="0092685A" w:rsidP="00F16765">
      <w:pPr>
        <w:rPr>
          <w:color w:val="181C44" w:themeColor="accent1"/>
          <w:sz w:val="14"/>
          <w:szCs w:val="14"/>
        </w:rPr>
      </w:pPr>
    </w:p>
    <w:p w14:paraId="763BD1AF" w14:textId="76C061BB" w:rsidR="00B22810" w:rsidRPr="000A144E" w:rsidRDefault="009B34E5" w:rsidP="00B22810">
      <w:pPr>
        <w:pStyle w:val="Heading2"/>
        <w:rPr>
          <w:lang w:val="en-GB"/>
        </w:rPr>
      </w:pPr>
      <w:ins w:id="439" w:author="Ludovic Suttor-Sorel" w:date="2025-10-24T14:36:00Z" w16du:dateUtc="2025-10-24T12:36:00Z">
        <w:r>
          <w:rPr>
            <w:lang w:val="en-GB"/>
          </w:rPr>
          <w:lastRenderedPageBreak/>
          <w:t xml:space="preserve">4.3. </w:t>
        </w:r>
      </w:ins>
      <w:r w:rsidR="00EE55A4">
        <w:rPr>
          <w:lang w:val="en-GB"/>
        </w:rPr>
        <w:t>Cl</w:t>
      </w:r>
      <w:r w:rsidR="00B22810" w:rsidRPr="61A2B054">
        <w:rPr>
          <w:lang w:val="en-GB"/>
        </w:rPr>
        <w:t>imate Extension</w:t>
      </w:r>
    </w:p>
    <w:p w14:paraId="6FE82B58" w14:textId="719C9BE9" w:rsidR="00B22810" w:rsidRPr="000A144E" w:rsidRDefault="00B22810" w:rsidP="00B22810">
      <w:r w:rsidRPr="000A144E">
        <w:t>Making potential output policy</w:t>
      </w:r>
      <w:r>
        <w:t>-</w:t>
      </w:r>
      <w:r w:rsidRPr="000A144E">
        <w:t>responsive does also require the incorporation of climate damage</w:t>
      </w:r>
      <w:r>
        <w:t>s</w:t>
      </w:r>
      <w:r w:rsidRPr="000A144E">
        <w:t xml:space="preserve"> and climate policy effects into the estimations. </w:t>
      </w:r>
      <w:r>
        <w:t>Physical</w:t>
      </w:r>
      <w:r w:rsidRPr="000A144E">
        <w:t xml:space="preserve"> and transition risks</w:t>
      </w:r>
      <w:r w:rsidRPr="000E29C2">
        <w:t xml:space="preserve"> have </w:t>
      </w:r>
      <w:r w:rsidRPr="000A144E">
        <w:t>direct i</w:t>
      </w:r>
      <w:r w:rsidRPr="000E29C2">
        <w:t xml:space="preserve">mplications for debt </w:t>
      </w:r>
      <w:r w:rsidRPr="000A144E">
        <w:t xml:space="preserve">sustainability and should therefore be included in DSAs in </w:t>
      </w:r>
      <w:r w:rsidRPr="00295E3E">
        <w:t xml:space="preserve">general </w:t>
      </w:r>
      <w:r w:rsidRPr="00295E3E">
        <w:fldChar w:fldCharType="begin"/>
      </w:r>
      <w:r w:rsidR="008C7004">
        <w:instrText xml:space="preserve"> ADDIN ZOTERO_ITEM CSL_CITATION {"citationID":"DayAC1py","properties":{"formattedCitation":"(Laskaridis &amp; Zha 2025)","plainCitation":"(Laskaridis &amp; Zha 2025)","noteIndex":0},"citationItems":[{"id":19273,"uris":["http://zotero.org/groups/4867909/items/WPFX7GPT"],"itemData":{"id":19273,"type":"article-journal","abstract":"Debt sustainability analyses (DSAs) face numerous challenges. Highly technical methodologically, their outcomes bear enormous political significance as not only do they govern the operational lending of the World Bank-International Monetary Fund (IMF) grant-loan mix for low-income countries (LICs) but they also affect the risk perception of the private sector. In the context of heightened debt vulnerability, which a growing proportion of countries currently face, DSAs indicate the susceptibility of debt levels to various types of shocks and how different policy scenarios impact debt sustainability. Importantly, these assessments determine distributional impacts of the cost of a debt crisis – and whether and what size of debt restructuring is needed to bring a country’s debt back to sustainable levels. They provide the envelope for negotiations regarding the amount of debt relief the borrower will seek to negotiate with its creditors. The macro-critical impacts of climate change and nature loss represent key additional concerns on top of the longstanding challenges inherent to these exercises.","language":"en","source":"Zotero","title":"Are debt sustainability frameworks compatible with climate and nature action?","author":[{"family":"Laskaridis","given":"Christina"},{"family":"Zha","given":"Angela"}],"issued":{"date-parts":[["2025"]]}}}],"schema":"https://github.com/citation-style-language/schema/raw/master/csl-citation.json"} </w:instrText>
      </w:r>
      <w:r w:rsidRPr="00295E3E">
        <w:fldChar w:fldCharType="separate"/>
      </w:r>
      <w:r w:rsidR="00200354" w:rsidRPr="00200354">
        <w:rPr>
          <w:rFonts w:cs="Open Sans"/>
        </w:rPr>
        <w:t>(Laskaridis &amp; Zha 2025)</w:t>
      </w:r>
      <w:r w:rsidRPr="00295E3E">
        <w:fldChar w:fldCharType="end"/>
      </w:r>
      <w:r w:rsidRPr="00295E3E">
        <w:t xml:space="preserve"> and</w:t>
      </w:r>
      <w:r w:rsidRPr="000A144E">
        <w:t xml:space="preserve">, as we propose, in the EU’s DSA in particular. </w:t>
      </w:r>
      <w:r w:rsidRPr="000E29C2">
        <w:t xml:space="preserve">Practically, this requires correcting the EUCAM baseline </w:t>
      </w:r>
      <w:r w:rsidRPr="000A144E">
        <w:t xml:space="preserve">growth path </w:t>
      </w:r>
      <w:r w:rsidRPr="000E29C2">
        <w:t>so that climate</w:t>
      </w:r>
      <w:r w:rsidRPr="000A144E">
        <w:t xml:space="preserve"> aspects are</w:t>
      </w:r>
      <w:r w:rsidRPr="000E29C2">
        <w:t xml:space="preserve"> reflected in the </w:t>
      </w:r>
      <w:r w:rsidRPr="000A144E">
        <w:t>estimates subsequently pa</w:t>
      </w:r>
      <w:r w:rsidRPr="000E29C2">
        <w:t>ssed to the DSA</w:t>
      </w:r>
      <w:r w:rsidRPr="000A144E">
        <w:t xml:space="preserve">. </w:t>
      </w:r>
    </w:p>
    <w:p w14:paraId="38D3CA14" w14:textId="72947A0B" w:rsidR="00B22810" w:rsidRPr="000A144E" w:rsidRDefault="00B22810" w:rsidP="00B22810">
      <w:r w:rsidRPr="000A144E">
        <w:t xml:space="preserve">How this can be implemented in principle is demonstrated by </w:t>
      </w:r>
      <w:r>
        <w:fldChar w:fldCharType="begin"/>
      </w:r>
      <w:r w:rsidR="008C7004">
        <w:instrText xml:space="preserve"> ADDIN ZOTERO_ITEM CSL_CITATION {"citationID":"jQ5AYJXQ","properties":{"formattedCitation":"(Ziesemer et al. 2025)","plainCitation":"(Ziesemer et al. 2025)","dontUpdate":true,"noteIndex":0},"citationItems":[{"id":4505,"uris":["http://zotero.org/groups/4867909/items/7JP6D4U9"],"itemData":{"id":4505,"type":"article-journal","container-title":"Instituut voor Publieke Economie &amp; Dezernat Zukunft","title":"The baseline is wrong. How debt sustainability analyses used in the EU ignore climate change","author":[{"family":"Ziesemer","given":"Vinzenz"},{"family":"Sigl-Glöckner","given":"Philippa"},{"family":"Steitz","given":"Janek"}],"issued":{"date-parts":[["2025"]]}}}],"schema":"https://github.com/citation-style-language/schema/raw/master/csl-citation.json"} </w:instrText>
      </w:r>
      <w:r>
        <w:fldChar w:fldCharType="separate"/>
      </w:r>
      <w:r w:rsidRPr="009E0742">
        <w:rPr>
          <w:rFonts w:cs="Open Sans"/>
        </w:rPr>
        <w:t xml:space="preserve">Ziesemer et al. </w:t>
      </w:r>
      <w:r>
        <w:rPr>
          <w:rFonts w:cs="Open Sans"/>
        </w:rPr>
        <w:t>(</w:t>
      </w:r>
      <w:r w:rsidRPr="009E0742">
        <w:rPr>
          <w:rFonts w:cs="Open Sans"/>
        </w:rPr>
        <w:t>2025)</w:t>
      </w:r>
      <w:r>
        <w:fldChar w:fldCharType="end"/>
      </w:r>
      <w:r>
        <w:t xml:space="preserve">. </w:t>
      </w:r>
      <w:r w:rsidRPr="000A144E">
        <w:t>They use climate scenarios from the Network for Greening the Financial System (NGFS), which quantify the growth effects of acute and long-term physical climate damage</w:t>
      </w:r>
      <w:r>
        <w:t>s</w:t>
      </w:r>
      <w:r w:rsidRPr="000A144E">
        <w:t xml:space="preserve"> as well as </w:t>
      </w:r>
      <w:r>
        <w:t xml:space="preserve">climate policy in the form of </w:t>
      </w:r>
      <w:r w:rsidRPr="000A144E">
        <w:t xml:space="preserve">increasing carbon prices, the main policy instrument to reach climate neutrality in the EU. </w:t>
      </w:r>
      <w:r>
        <w:fldChar w:fldCharType="begin"/>
      </w:r>
      <w:r w:rsidR="008C7004">
        <w:instrText xml:space="preserve"> ADDIN ZOTERO_ITEM CSL_CITATION {"citationID":"MMzUSKvs","properties":{"formattedCitation":"(Ziesemer et al. 2025)","plainCitation":"(Ziesemer et al. 2025)","dontUpdate":true,"noteIndex":0},"citationItems":[{"id":4505,"uris":["http://zotero.org/groups/4867909/items/7JP6D4U9"],"itemData":{"id":4505,"type":"article-journal","container-title":"Instituut voor Publieke Economie &amp; Dezernat Zukunft","title":"The baseline is wrong. How debt sustainability analyses used in the EU ignore climate change","author":[{"family":"Ziesemer","given":"Vinzenz"},{"family":"Sigl-Glöckner","given":"Philippa"},{"family":"Steitz","given":"Janek"}],"issued":{"date-parts":[["2025"]]}}}],"schema":"https://github.com/citation-style-language/schema/raw/master/csl-citation.json"} </w:instrText>
      </w:r>
      <w:r>
        <w:fldChar w:fldCharType="separate"/>
      </w:r>
      <w:r w:rsidRPr="009E0742">
        <w:rPr>
          <w:rFonts w:cs="Open Sans"/>
        </w:rPr>
        <w:t xml:space="preserve">Ziesemer et al. </w:t>
      </w:r>
      <w:r>
        <w:rPr>
          <w:rFonts w:cs="Open Sans"/>
        </w:rPr>
        <w:t>(</w:t>
      </w:r>
      <w:r w:rsidRPr="009E0742">
        <w:rPr>
          <w:rFonts w:cs="Open Sans"/>
        </w:rPr>
        <w:t>2025)</w:t>
      </w:r>
      <w:r>
        <w:fldChar w:fldCharType="end"/>
      </w:r>
      <w:r>
        <w:t xml:space="preserve"> </w:t>
      </w:r>
      <w:r w:rsidRPr="000A144E">
        <w:t>adjust the EUCAM baseline growth path by these effects resulting in lower growth estimates. Feeding this adjusted path into the DSA results in higher debt to GDP ratios and, consequently, larger required SPB adjustments to comply with DSA criteria</w:t>
      </w:r>
      <w:r>
        <w:t>.</w:t>
      </w:r>
      <w:r w:rsidRPr="00DF2D91">
        <w:rPr>
          <w:rStyle w:val="FootnoteReference"/>
        </w:rPr>
        <w:footnoteReference w:id="12"/>
      </w:r>
    </w:p>
    <w:p w14:paraId="2FFC2587" w14:textId="2FCDD251" w:rsidR="00B22810" w:rsidRPr="000A144E" w:rsidRDefault="00B22810" w:rsidP="00B22810">
      <w:r>
        <w:fldChar w:fldCharType="begin"/>
      </w:r>
      <w:r w:rsidR="008C7004">
        <w:instrText xml:space="preserve"> ADDIN ZOTERO_ITEM CSL_CITATION {"citationID":"A6zSlxKI","properties":{"formattedCitation":"(Ziesemer et al. 2025)","plainCitation":"(Ziesemer et al. 2025)","dontUpdate":true,"noteIndex":0},"citationItems":[{"id":4505,"uris":["http://zotero.org/groups/4867909/items/7JP6D4U9"],"itemData":{"id":4505,"type":"article-journal","container-title":"Instituut voor Publieke Economie &amp; Dezernat Zukunft","title":"The baseline is wrong. How debt sustainability analyses used in the EU ignore climate change","author":[{"family":"Ziesemer","given":"Vinzenz"},{"family":"Sigl-Glöckner","given":"Philippa"},{"family":"Steitz","given":"Janek"}],"issued":{"date-parts":[["2025"]]}}}],"schema":"https://github.com/citation-style-language/schema/raw/master/csl-citation.json"} </w:instrText>
      </w:r>
      <w:r>
        <w:fldChar w:fldCharType="separate"/>
      </w:r>
      <w:r w:rsidRPr="6AA857D1">
        <w:rPr>
          <w:rFonts w:cs="Open Sans"/>
        </w:rPr>
        <w:t>Ziesemer et al. (2025)</w:t>
      </w:r>
      <w:r>
        <w:fldChar w:fldCharType="end"/>
      </w:r>
      <w:r>
        <w:t xml:space="preserve"> also show how different climate policy mixes may imply different growth trajectories and thus different SPB requirements. For instance, assuming the EU’s climate target of 55</w:t>
      </w:r>
      <w:r w:rsidR="00C23B9F">
        <w:t xml:space="preserve"> percent</w:t>
      </w:r>
      <w:r>
        <w:t xml:space="preserve"> emissions reduction will be reached, a policy mix that includes higher public green investment as opposed to stronger reliance on carbon pricing may result in higher growth rates, according to existing literature. Relatedly, increasing emissions reduction in Europe in the next decade will likely result in higher fiscal requirements, but may also accelerate global climate efforts, ultimately resulting in lower climate damages. Accounting for both climate policy mix choices as well as potential damage-avoidance benefits in the growth estimates would lower required SPB adjustments and enable fast and growth-friendly climate policies to better comply with the DSA criteria. By contrast, under the current framework only the high upfront costs and short-term demand effects of such a policy feed into the DSA, mechanically tightening fiscal space and discouraging effective climate policies. </w:t>
      </w:r>
    </w:p>
    <w:p w14:paraId="773871B9" w14:textId="2711769F" w:rsidR="00B22810" w:rsidRPr="000A144E" w:rsidRDefault="00B22810" w:rsidP="00B22810">
      <w:r w:rsidRPr="000A144E">
        <w:t xml:space="preserve">As part of our reform proposal, we therefore suggest evaluating </w:t>
      </w:r>
      <w:r w:rsidRPr="000E29C2">
        <w:t>climate policies</w:t>
      </w:r>
      <w:r w:rsidR="00C502B1">
        <w:t xml:space="preserve"> – </w:t>
      </w:r>
      <w:r w:rsidRPr="000E29C2">
        <w:t>just like other structural reforms</w:t>
      </w:r>
      <w:r w:rsidR="00C502B1">
        <w:t xml:space="preserve"> – </w:t>
      </w:r>
      <w:r w:rsidRPr="000E29C2">
        <w:t>for their impact on potential output</w:t>
      </w:r>
      <w:r w:rsidRPr="000A144E">
        <w:t>. This would allow for additional fiscal space to finance good climate policies, which reduce the growth losses that would otherwise materialize from</w:t>
      </w:r>
      <w:r>
        <w:t xml:space="preserve"> one-sided climate policy and</w:t>
      </w:r>
      <w:r w:rsidRPr="000A144E">
        <w:t xml:space="preserve"> climate </w:t>
      </w:r>
      <w:r>
        <w:t>damages</w:t>
      </w:r>
      <w:r w:rsidRPr="000A144E">
        <w:t>. Conversely, the absence of effective climate policy would result in higher climate damage</w:t>
      </w:r>
      <w:r>
        <w:t>s</w:t>
      </w:r>
      <w:r w:rsidRPr="000A144E">
        <w:t>, lower growth, and thus tighter fiscal space.</w:t>
      </w:r>
    </w:p>
    <w:p w14:paraId="4B6FC390" w14:textId="73DA8694" w:rsidR="00B22810" w:rsidRPr="000A144E" w:rsidRDefault="00B22810" w:rsidP="00B22810">
      <w:r w:rsidRPr="000A144E">
        <w:t>Additionally, we propose the implementation of specific</w:t>
      </w:r>
      <w:r w:rsidRPr="000E29C2">
        <w:t xml:space="preserve"> climate stress </w:t>
      </w:r>
      <w:r w:rsidRPr="000A144E">
        <w:t>tests</w:t>
      </w:r>
      <w:r w:rsidRPr="000E29C2">
        <w:t xml:space="preserve"> within the DSA</w:t>
      </w:r>
      <w:r w:rsidRPr="000A144E">
        <w:t xml:space="preserve"> to account for the risk of more drastic climate damage</w:t>
      </w:r>
      <w:r>
        <w:t>s</w:t>
      </w:r>
      <w:r w:rsidRPr="000A144E">
        <w:t xml:space="preserve"> than assumed in the baseline. Work in this direction has already begun at the European Commission by conducting first stylized country specific climate stress tests </w:t>
      </w:r>
      <w:r>
        <w:fldChar w:fldCharType="begin"/>
      </w:r>
      <w:r w:rsidR="008C7004">
        <w:instrText xml:space="preserve"> ADDIN ZOTERO_ITEM CSL_CITATION {"citationID":"HRWPHFIS","properties":{"formattedCitation":"(European Commission 2021)","plainCitation":"(European Commission 2021)","noteIndex":0},"citationItems":[{"id":19274,"uris":["http://zotero.org/groups/4867909/items/J82BY7J5"],"itemData":{"id":19274,"type":"webpage","abstract":"The Fiscal Sustainability Report 2021 provides an overview of fiscal sustainability challenges faced by EU Member States over the short, medium and long term.","language":"en","title":"Fiscal Sustainability Report 2021 - European Commission","URL":"https://economy-finance.ec.europa.eu/publications/fiscal-sustainability-report-2021_en","author":[{"family":"European Commission","given":""}],"accessed":{"date-parts":[["2025",9,29]]},"issued":{"date-parts":[["2021",6,11]]}}}],"schema":"https://github.com/citation-style-language/schema/raw/master/csl-citation.json"} </w:instrText>
      </w:r>
      <w:r>
        <w:fldChar w:fldCharType="separate"/>
      </w:r>
      <w:r w:rsidR="00200354" w:rsidRPr="00200354">
        <w:rPr>
          <w:rFonts w:cs="Open Sans"/>
        </w:rPr>
        <w:t>(European Commission 2021)</w:t>
      </w:r>
      <w:r>
        <w:fldChar w:fldCharType="end"/>
      </w:r>
      <w:r>
        <w:t>.</w:t>
      </w:r>
    </w:p>
    <w:p w14:paraId="19AE40CF" w14:textId="00A2AB08" w:rsidR="00B22810" w:rsidRPr="000A144E" w:rsidRDefault="00B22810" w:rsidP="00B22810">
      <w:r>
        <w:lastRenderedPageBreak/>
        <w:t>Finally, the EU should develop a method to operationalize the incorporation of the growth effects of climate damages and climate policies into the EUCAM</w:t>
      </w:r>
      <w:r w:rsidR="00C502B1">
        <w:t xml:space="preserve"> – </w:t>
      </w:r>
      <w:r>
        <w:t xml:space="preserve">and thus into the DSA. This requires a model tailored to European policy realities and could potentially build on the </w:t>
      </w:r>
      <w:r w:rsidR="006A06E3">
        <w:t>PREM.</w:t>
      </w:r>
      <w:r>
        <w:t xml:space="preserve"> </w:t>
      </w:r>
    </w:p>
    <w:p w14:paraId="5CB3B63C" w14:textId="77777777" w:rsidR="00977D72" w:rsidRPr="000A144E" w:rsidRDefault="00977D72" w:rsidP="008C647B"/>
    <w:p w14:paraId="666FA1EB" w14:textId="0518C174" w:rsidR="004E665D" w:rsidRPr="000A144E" w:rsidRDefault="009B34E5" w:rsidP="00715B81">
      <w:pPr>
        <w:pStyle w:val="Heading1"/>
        <w:rPr>
          <w:lang w:val="en-GB"/>
        </w:rPr>
      </w:pPr>
      <w:ins w:id="440" w:author="Ludovic Suttor-Sorel" w:date="2025-10-24T14:36:00Z" w16du:dateUtc="2025-10-24T12:36:00Z">
        <w:r>
          <w:rPr>
            <w:lang w:val="en-GB"/>
          </w:rPr>
          <w:t xml:space="preserve">5. </w:t>
        </w:r>
      </w:ins>
      <w:r w:rsidR="00907DD9" w:rsidRPr="000A144E">
        <w:rPr>
          <w:lang w:val="en-GB"/>
        </w:rPr>
        <w:t>Conclusion</w:t>
      </w:r>
    </w:p>
    <w:p w14:paraId="2EC5C430" w14:textId="022FAF17" w:rsidR="00883DA1" w:rsidRDefault="00930D6B" w:rsidP="00D81AF5">
      <w:r w:rsidRPr="000A144E">
        <w:t xml:space="preserve">Under the current EU </w:t>
      </w:r>
      <w:r w:rsidR="00AB19DD" w:rsidRPr="000A144E">
        <w:t xml:space="preserve">fiscal </w:t>
      </w:r>
      <w:r w:rsidRPr="000A144E">
        <w:t xml:space="preserve">framework, </w:t>
      </w:r>
      <w:r w:rsidR="00F07C7A" w:rsidRPr="000A144E">
        <w:t>potential output and</w:t>
      </w:r>
      <w:r w:rsidR="00D206EF">
        <w:t>,</w:t>
      </w:r>
      <w:r w:rsidR="00F07C7A" w:rsidRPr="000A144E">
        <w:t xml:space="preserve"> </w:t>
      </w:r>
      <w:r w:rsidR="0077436E" w:rsidRPr="000A144E">
        <w:t>as a result</w:t>
      </w:r>
      <w:r w:rsidR="00D206EF">
        <w:t>,</w:t>
      </w:r>
      <w:r w:rsidR="0077436E" w:rsidRPr="000A144E">
        <w:t xml:space="preserve"> </w:t>
      </w:r>
      <w:r w:rsidRPr="000A144E">
        <w:t>fiscal space is largely policy-</w:t>
      </w:r>
      <w:r w:rsidRPr="00EC439E">
        <w:t>independent</w:t>
      </w:r>
      <w:r w:rsidR="00B51F84" w:rsidRPr="00837327">
        <w:t xml:space="preserve">: While </w:t>
      </w:r>
      <w:r w:rsidR="00CE12CC" w:rsidRPr="00837327">
        <w:t xml:space="preserve">actual </w:t>
      </w:r>
      <w:r w:rsidR="00D05A8B" w:rsidRPr="00837327">
        <w:t xml:space="preserve">growth estimates and thus </w:t>
      </w:r>
      <w:r w:rsidR="00B51F84" w:rsidRPr="00837327">
        <w:t>f</w:t>
      </w:r>
      <w:r w:rsidR="001C77E8" w:rsidRPr="00837327">
        <w:t>iscal space</w:t>
      </w:r>
      <w:r w:rsidR="00A14509" w:rsidRPr="00837327">
        <w:t xml:space="preserve"> </w:t>
      </w:r>
      <w:r w:rsidR="00253334" w:rsidRPr="00837327">
        <w:t>respond to the short-term</w:t>
      </w:r>
      <w:r w:rsidR="00EC439E" w:rsidRPr="00837327">
        <w:t xml:space="preserve"> </w:t>
      </w:r>
      <w:r w:rsidR="00253334" w:rsidRPr="00837327">
        <w:t>impact</w:t>
      </w:r>
      <w:r w:rsidR="006252C9">
        <w:t>s</w:t>
      </w:r>
      <w:r w:rsidR="00253334" w:rsidRPr="00837327">
        <w:t xml:space="preserve"> of </w:t>
      </w:r>
      <w:r w:rsidR="000A5270" w:rsidRPr="00837327">
        <w:t xml:space="preserve">policies, </w:t>
      </w:r>
      <w:r w:rsidR="00837327" w:rsidRPr="00837327">
        <w:t>potential growth does not reflect the effects of growth-enhancing policies that expand the productive capacities of the economy.</w:t>
      </w:r>
      <w:r w:rsidR="00655197" w:rsidRPr="000A144E">
        <w:t xml:space="preserve"> </w:t>
      </w:r>
      <w:r w:rsidR="00641A01" w:rsidRPr="000A144E">
        <w:t>This p</w:t>
      </w:r>
      <w:r w:rsidR="008B1D50" w:rsidRPr="000A144E">
        <w:t xml:space="preserve">olicy </w:t>
      </w:r>
      <w:r w:rsidR="00641A01" w:rsidRPr="000A144E">
        <w:t>independence</w:t>
      </w:r>
      <w:r w:rsidR="008B1D50" w:rsidRPr="000A144E">
        <w:t xml:space="preserve"> </w:t>
      </w:r>
      <w:r w:rsidR="00D81AF5" w:rsidRPr="000A144E">
        <w:t xml:space="preserve">is </w:t>
      </w:r>
      <w:r w:rsidR="008B1D50" w:rsidRPr="000A144E">
        <w:t>not only a</w:t>
      </w:r>
      <w:r w:rsidR="00F55455">
        <w:t xml:space="preserve"> highly</w:t>
      </w:r>
      <w:r w:rsidR="00FC57D2" w:rsidRPr="000A144E">
        <w:t xml:space="preserve"> </w:t>
      </w:r>
      <w:r w:rsidR="008B1D50" w:rsidRPr="000A144E">
        <w:t>unrealistic assumption</w:t>
      </w:r>
      <w:r w:rsidR="00CC19FA">
        <w:t xml:space="preserve"> since it does</w:t>
      </w:r>
      <w:r w:rsidR="008B1D50" w:rsidRPr="000A144E">
        <w:t xml:space="preserve"> not reflect economic realities</w:t>
      </w:r>
      <w:r w:rsidR="00CC19FA">
        <w:t>,</w:t>
      </w:r>
      <w:r w:rsidR="00EC439E">
        <w:t xml:space="preserve"> </w:t>
      </w:r>
      <w:r w:rsidR="00641A01" w:rsidRPr="000A144E">
        <w:t xml:space="preserve">but </w:t>
      </w:r>
      <w:r w:rsidR="00CC19FA">
        <w:t xml:space="preserve">it </w:t>
      </w:r>
      <w:r w:rsidR="008B1D50" w:rsidRPr="000A144E">
        <w:t xml:space="preserve">also </w:t>
      </w:r>
      <w:r w:rsidR="00986813" w:rsidRPr="000A144E">
        <w:t>lead</w:t>
      </w:r>
      <w:r w:rsidR="00480D32" w:rsidRPr="000A144E">
        <w:t>s</w:t>
      </w:r>
      <w:r w:rsidR="00CE5132" w:rsidRPr="000A144E">
        <w:t xml:space="preserve"> to </w:t>
      </w:r>
      <w:r w:rsidR="00EC439E">
        <w:t>adverse</w:t>
      </w:r>
      <w:r w:rsidR="00CE5132" w:rsidRPr="000A144E">
        <w:t xml:space="preserve"> incentives when it comes to growth</w:t>
      </w:r>
      <w:r w:rsidR="00D44D54">
        <w:t>-</w:t>
      </w:r>
      <w:r w:rsidR="00CE5132" w:rsidRPr="000A144E">
        <w:t>enhancing policies</w:t>
      </w:r>
      <w:r w:rsidR="00D44D54">
        <w:t xml:space="preserve"> and budgetary choices</w:t>
      </w:r>
      <w:r w:rsidR="00C16B1F" w:rsidRPr="000A144E">
        <w:t xml:space="preserve">. </w:t>
      </w:r>
      <w:r w:rsidR="00E31ACE" w:rsidRPr="000A144E">
        <w:t>S</w:t>
      </w:r>
      <w:r w:rsidR="00A10F77" w:rsidRPr="000A144E">
        <w:t>hort-term</w:t>
      </w:r>
      <w:r w:rsidR="004C75F7" w:rsidRPr="000A144E">
        <w:t xml:space="preserve"> costs of</w:t>
      </w:r>
      <w:r w:rsidR="002D6475">
        <w:t xml:space="preserve"> growth-enhancing </w:t>
      </w:r>
      <w:r w:rsidR="004C75F7" w:rsidRPr="000A144E">
        <w:t xml:space="preserve">policies show up </w:t>
      </w:r>
      <w:r w:rsidR="004C75F7" w:rsidRPr="00140653">
        <w:t>immediately in</w:t>
      </w:r>
      <w:r w:rsidR="0044336D" w:rsidRPr="00140653">
        <w:t xml:space="preserve"> increased SPB</w:t>
      </w:r>
      <w:r w:rsidR="00A10F77" w:rsidRPr="00140653">
        <w:t xml:space="preserve"> requirements</w:t>
      </w:r>
      <w:r w:rsidR="0044336D" w:rsidRPr="00140653">
        <w:t xml:space="preserve"> </w:t>
      </w:r>
      <w:r w:rsidR="006571BC" w:rsidRPr="00140653">
        <w:t>and tighter fiscal</w:t>
      </w:r>
      <w:r w:rsidR="006571BC" w:rsidRPr="000A144E">
        <w:t xml:space="preserve"> space</w:t>
      </w:r>
      <w:r w:rsidR="005727A4" w:rsidRPr="000A144E">
        <w:t xml:space="preserve">, </w:t>
      </w:r>
      <w:r w:rsidR="00C16B1F" w:rsidRPr="000A144E">
        <w:t xml:space="preserve">while </w:t>
      </w:r>
      <w:r w:rsidR="005727A4" w:rsidRPr="000A144E">
        <w:t>the</w:t>
      </w:r>
      <w:r w:rsidR="00B5728E" w:rsidRPr="000A144E">
        <w:t>ir</w:t>
      </w:r>
      <w:r w:rsidR="006571BC" w:rsidRPr="000A144E">
        <w:t xml:space="preserve"> </w:t>
      </w:r>
      <w:r w:rsidR="00275259">
        <w:t>(</w:t>
      </w:r>
      <w:r w:rsidR="006571BC" w:rsidRPr="000A144E">
        <w:t>long</w:t>
      </w:r>
      <w:r w:rsidR="005727A4" w:rsidRPr="000A144E">
        <w:t>-</w:t>
      </w:r>
      <w:r w:rsidR="006571BC" w:rsidRPr="000A144E">
        <w:t>term</w:t>
      </w:r>
      <w:r w:rsidR="00275259">
        <w:t>)</w:t>
      </w:r>
      <w:r w:rsidR="006571BC" w:rsidRPr="000A144E">
        <w:t xml:space="preserve"> benefits </w:t>
      </w:r>
      <w:r w:rsidR="00275259">
        <w:t xml:space="preserve">for potential output </w:t>
      </w:r>
      <w:r w:rsidR="004C75F7" w:rsidRPr="000A144E">
        <w:t xml:space="preserve">are not </w:t>
      </w:r>
      <w:r w:rsidR="00B5728E" w:rsidRPr="000A144E">
        <w:t>accounted for</w:t>
      </w:r>
      <w:r w:rsidR="006571BC" w:rsidRPr="000A144E">
        <w:t xml:space="preserve"> and thus do not alleviate fiscal consolidation pressures. </w:t>
      </w:r>
      <w:r w:rsidR="004C75F7" w:rsidRPr="000A144E">
        <w:t xml:space="preserve">This asymmetry </w:t>
      </w:r>
      <w:r w:rsidR="000C0F9F" w:rsidRPr="000A144E">
        <w:t>favours short</w:t>
      </w:r>
      <w:r w:rsidR="00A75213">
        <w:t>-</w:t>
      </w:r>
      <w:r w:rsidR="000C0F9F" w:rsidRPr="000A144E">
        <w:t>term austerity over long</w:t>
      </w:r>
      <w:r w:rsidR="00C253F2">
        <w:t>-</w:t>
      </w:r>
      <w:r w:rsidR="000C0F9F" w:rsidRPr="000A144E">
        <w:t xml:space="preserve">term growth. </w:t>
      </w:r>
    </w:p>
    <w:p w14:paraId="2DF222A1" w14:textId="348FC0CF" w:rsidR="00F03A23" w:rsidRDefault="6AA857D1" w:rsidP="00404BE8">
      <w:r>
        <w:t>To correct this technical flaw, we propose a small modification within the existing architecture of the EUCAM and DSA: making potential output and thus fiscal space policy</w:t>
      </w:r>
      <w:r w:rsidR="009A7D0B">
        <w:t>-</w:t>
      </w:r>
      <w:r>
        <w:t xml:space="preserve">responsive. Our case studies show the implications of such a reform, illustrating how required SPB targets change when the effects of policies on both (short-term) GDP and (long-term) potential growth are properly accounted for. </w:t>
      </w:r>
      <w:r w:rsidR="00F94161">
        <w:t xml:space="preserve">Our estimations </w:t>
      </w:r>
      <w:r w:rsidR="00F60555">
        <w:t>illustrate</w:t>
      </w:r>
      <w:r w:rsidR="007C7922">
        <w:t xml:space="preserve"> that growth</w:t>
      </w:r>
      <w:r w:rsidR="00F60555">
        <w:t>-e</w:t>
      </w:r>
      <w:r w:rsidR="007C7922">
        <w:t xml:space="preserve">nhancing </w:t>
      </w:r>
      <w:r w:rsidR="00DF6343">
        <w:t>policies</w:t>
      </w:r>
      <w:r w:rsidR="007C7922">
        <w:t xml:space="preserve"> can expand fiscal space, while policies that reduce </w:t>
      </w:r>
      <w:r w:rsidR="00DF6343">
        <w:t xml:space="preserve">growth narrow it. </w:t>
      </w:r>
      <w:r w:rsidR="00F60555">
        <w:t>Additionally,</w:t>
      </w:r>
      <w:r w:rsidR="00DF6343">
        <w:t xml:space="preserve"> growth promising measures that </w:t>
      </w:r>
      <w:r w:rsidR="00140653">
        <w:t>are small</w:t>
      </w:r>
      <w:r w:rsidR="00DF6343">
        <w:t xml:space="preserve"> in magnitude </w:t>
      </w:r>
      <w:r w:rsidR="00F94161">
        <w:t xml:space="preserve">only increase fiscal space minimally. </w:t>
      </w:r>
    </w:p>
    <w:p w14:paraId="07D17708" w14:textId="77777777" w:rsidR="008E4A4D" w:rsidRDefault="009E0F96" w:rsidP="00404BE8">
      <w:r>
        <w:t>Crucially, our reform proposal introduces an incentive for governments to implement smart, growth-enhancing policies: structural reforms increasing potential growth would be accompanied by the additional fiscal space required to implement them. Accounting for their growth effects could make these policies compatible with the DSA criteria and thus debt sustainability even when upfront implementation costs are high. Fiscal space would no longer be neutral to policy quality but would systematically respond to it</w:t>
      </w:r>
      <w:r w:rsidRPr="004824A4">
        <w:t>.</w:t>
      </w:r>
      <w:r w:rsidR="00950FB0" w:rsidRPr="004824A4">
        <w:t xml:space="preserve"> </w:t>
      </w:r>
    </w:p>
    <w:p w14:paraId="45D9C40D" w14:textId="29DFBFE5" w:rsidR="00A9767C" w:rsidRDefault="6AA857D1" w:rsidP="00404BE8">
      <w:r>
        <w:t>Providing space for growth-enhancing measures is especially important in the current context, where European economies urgently need higher growth and sustained inv</w:t>
      </w:r>
      <w:r w:rsidRPr="00B94E86">
        <w:t xml:space="preserve">estment to navigate overlapping challenges of ageing societies, the climate crisis, and heightened security risks. </w:t>
      </w:r>
      <w:r w:rsidR="00A9767C" w:rsidRPr="00B94E86">
        <w:t xml:space="preserve">Consequently, </w:t>
      </w:r>
      <w:r w:rsidR="008F25EC" w:rsidRPr="00B94E86">
        <w:t>a more general reform</w:t>
      </w:r>
      <w:r w:rsidR="00570C76" w:rsidRPr="00B94E86">
        <w:t xml:space="preserve"> of the EU fiscal rules</w:t>
      </w:r>
      <w:r w:rsidR="00450488" w:rsidRPr="00B94E86">
        <w:t xml:space="preserve"> sh</w:t>
      </w:r>
      <w:r w:rsidR="00F818FE" w:rsidRPr="00B94E86">
        <w:t>ou</w:t>
      </w:r>
      <w:r w:rsidR="00450488" w:rsidRPr="00B94E86">
        <w:t>ld be considered</w:t>
      </w:r>
      <w:r w:rsidR="00F818FE" w:rsidRPr="00B94E86">
        <w:t xml:space="preserve">. Instead of </w:t>
      </w:r>
      <w:r w:rsidR="002A53C3" w:rsidRPr="00B94E86">
        <w:t xml:space="preserve">defining fiscal sustainability through a </w:t>
      </w:r>
      <w:r w:rsidR="007C7765" w:rsidRPr="00B94E86">
        <w:t xml:space="preserve">fix and </w:t>
      </w:r>
      <w:r w:rsidR="00450488" w:rsidRPr="00B94E86">
        <w:t xml:space="preserve">scientifically implausible </w:t>
      </w:r>
      <w:r w:rsidR="00B0417B" w:rsidRPr="00B94E86">
        <w:t>target</w:t>
      </w:r>
      <w:r w:rsidR="00593CDB" w:rsidRPr="00B94E86">
        <w:t xml:space="preserve"> for the debt ratio</w:t>
      </w:r>
      <w:r w:rsidR="002A53C3" w:rsidRPr="00B94E86">
        <w:t>,</w:t>
      </w:r>
      <w:r w:rsidR="00593CDB" w:rsidRPr="00B94E86">
        <w:t xml:space="preserve"> </w:t>
      </w:r>
      <w:r w:rsidR="00AB6100" w:rsidRPr="00B94E86">
        <w:t xml:space="preserve">a new framework </w:t>
      </w:r>
      <w:r w:rsidR="00F74F2E" w:rsidRPr="00B94E86">
        <w:t xml:space="preserve">should centre around </w:t>
      </w:r>
      <w:r w:rsidR="007C7765" w:rsidRPr="00B94E86">
        <w:t xml:space="preserve">a </w:t>
      </w:r>
      <w:r w:rsidR="00B0417B" w:rsidRPr="00B94E86">
        <w:t>benchmark</w:t>
      </w:r>
      <w:r w:rsidR="000E1AEF" w:rsidRPr="00B94E86">
        <w:t xml:space="preserve"> debt ratio that depends on realistic </w:t>
      </w:r>
      <w:r w:rsidR="002A53C3" w:rsidRPr="00B94E86">
        <w:t xml:space="preserve">potential </w:t>
      </w:r>
      <w:r w:rsidR="00B0417B" w:rsidRPr="00B94E86">
        <w:t xml:space="preserve">output </w:t>
      </w:r>
      <w:r w:rsidR="000E1AEF" w:rsidRPr="00B94E86">
        <w:t xml:space="preserve">growth </w:t>
      </w:r>
      <w:r w:rsidR="002A53C3" w:rsidRPr="00B94E86">
        <w:t>expectations</w:t>
      </w:r>
      <w:r w:rsidR="000E1AEF" w:rsidRPr="00B94E86">
        <w:t xml:space="preserve"> and </w:t>
      </w:r>
      <w:r w:rsidR="002A53C3" w:rsidRPr="00B94E86">
        <w:t>refinancing</w:t>
      </w:r>
      <w:r w:rsidR="000E1AEF" w:rsidRPr="00B94E86">
        <w:t xml:space="preserve"> risks.</w:t>
      </w:r>
      <w:r w:rsidR="000E1AEF">
        <w:t xml:space="preserve"> </w:t>
      </w:r>
    </w:p>
    <w:p w14:paraId="491FF11C" w14:textId="7E6903EF" w:rsidR="00DF2D91" w:rsidRDefault="00FA73CB" w:rsidP="000C0F9F">
      <w:r>
        <w:t xml:space="preserve">The message is straightforward: fiscal </w:t>
      </w:r>
      <w:r w:rsidR="00837BF2">
        <w:t xml:space="preserve">space should be </w:t>
      </w:r>
      <w:r w:rsidR="00A220A1">
        <w:t>policy</w:t>
      </w:r>
      <w:r w:rsidR="009A7D0B">
        <w:t>-</w:t>
      </w:r>
      <w:r w:rsidR="00A220A1">
        <w:t>responsive</w:t>
      </w:r>
      <w:r w:rsidR="00837BF2">
        <w:t xml:space="preserve">. This requires smart fiscal rules which </w:t>
      </w:r>
      <w:r w:rsidR="00492A8D">
        <w:t xml:space="preserve">reward </w:t>
      </w:r>
      <w:r>
        <w:t>good</w:t>
      </w:r>
      <w:r w:rsidR="00074860">
        <w:t>, growth</w:t>
      </w:r>
      <w:r w:rsidR="00AB7301">
        <w:t>-</w:t>
      </w:r>
      <w:r w:rsidR="00074860">
        <w:t xml:space="preserve">enhancing </w:t>
      </w:r>
      <w:r>
        <w:t xml:space="preserve">policies </w:t>
      </w:r>
      <w:r w:rsidR="0097146C">
        <w:t xml:space="preserve">by </w:t>
      </w:r>
      <w:r w:rsidR="00AB7301">
        <w:t>adequately increasing</w:t>
      </w:r>
      <w:r w:rsidR="0097146C">
        <w:t xml:space="preserve"> fiscal space</w:t>
      </w:r>
      <w:r w:rsidR="00C502B1">
        <w:t xml:space="preserve"> – </w:t>
      </w:r>
      <w:r w:rsidR="00A81542">
        <w:t>and</w:t>
      </w:r>
      <w:r>
        <w:t xml:space="preserve"> </w:t>
      </w:r>
      <w:r w:rsidR="00074860">
        <w:t>penali</w:t>
      </w:r>
      <w:r w:rsidR="008C355B">
        <w:t>s</w:t>
      </w:r>
      <w:r w:rsidR="00074860">
        <w:t>e</w:t>
      </w:r>
      <w:r>
        <w:t xml:space="preserve"> the opposite</w:t>
      </w:r>
      <w:r w:rsidR="00076222">
        <w:t xml:space="preserve"> by narrowing fiscal space</w:t>
      </w:r>
      <w:r>
        <w:t xml:space="preserve">. </w:t>
      </w:r>
      <w:r w:rsidR="008A5AE1">
        <w:t xml:space="preserve">One step toward this end </w:t>
      </w:r>
      <w:r w:rsidR="009B770F">
        <w:t xml:space="preserve">is </w:t>
      </w:r>
      <w:r w:rsidR="008A5AE1">
        <w:t>to</w:t>
      </w:r>
      <w:r w:rsidR="004B5594">
        <w:t xml:space="preserve"> mak</w:t>
      </w:r>
      <w:r w:rsidR="00CE4E9C">
        <w:t>e</w:t>
      </w:r>
      <w:r w:rsidR="009B770F">
        <w:t xml:space="preserve"> potential output policy</w:t>
      </w:r>
      <w:r w:rsidR="009A7D0B">
        <w:t>-</w:t>
      </w:r>
      <w:r w:rsidR="009B770F">
        <w:t xml:space="preserve">responsive, thereby making EU fiscal rules smarter and better </w:t>
      </w:r>
      <w:r w:rsidR="001A227D">
        <w:t xml:space="preserve">fit </w:t>
      </w:r>
      <w:r w:rsidR="00970EC8">
        <w:t xml:space="preserve">to </w:t>
      </w:r>
      <w:r w:rsidR="001C4C9C">
        <w:t>address</w:t>
      </w:r>
      <w:r w:rsidR="009B770F">
        <w:t xml:space="preserve"> today’s challenges.</w:t>
      </w:r>
    </w:p>
    <w:p w14:paraId="65D72DC2" w14:textId="77777777" w:rsidR="009B34E5" w:rsidRDefault="009B34E5">
      <w:pPr>
        <w:spacing w:line="259" w:lineRule="auto"/>
        <w:jc w:val="left"/>
        <w:rPr>
          <w:ins w:id="441" w:author="Ludovic Suttor-Sorel" w:date="2025-10-24T14:37:00Z" w16du:dateUtc="2025-10-24T12:37:00Z"/>
          <w:rFonts w:cs="Arial"/>
          <w:b/>
          <w:color w:val="181C44"/>
          <w:sz w:val="24"/>
          <w:szCs w:val="24"/>
        </w:rPr>
      </w:pPr>
      <w:ins w:id="442" w:author="Ludovic Suttor-Sorel" w:date="2025-10-24T14:37:00Z" w16du:dateUtc="2025-10-24T12:37:00Z">
        <w:r>
          <w:lastRenderedPageBreak/>
          <w:br w:type="page"/>
        </w:r>
      </w:ins>
    </w:p>
    <w:p w14:paraId="3DCD5795" w14:textId="157FE093" w:rsidR="00E846D8" w:rsidRPr="000A144E" w:rsidRDefault="6AA857D1" w:rsidP="0061109F">
      <w:pPr>
        <w:pStyle w:val="Heading1"/>
        <w:rPr>
          <w:lang w:val="en-GB"/>
        </w:rPr>
      </w:pPr>
      <w:r w:rsidRPr="6AA857D1">
        <w:rPr>
          <w:lang w:val="en-GB"/>
        </w:rPr>
        <w:lastRenderedPageBreak/>
        <w:t>Appendix</w:t>
      </w:r>
    </w:p>
    <w:p w14:paraId="77526BBE" w14:textId="3A4FF759" w:rsidR="00E846D8" w:rsidRPr="000A144E" w:rsidRDefault="00E846D8" w:rsidP="00E846D8">
      <w:pPr>
        <w:pStyle w:val="Heading2"/>
        <w:rPr>
          <w:lang w:val="en-GB"/>
        </w:rPr>
      </w:pPr>
      <w:bookmarkStart w:id="443" w:name="_Ref211245931"/>
      <w:bookmarkStart w:id="444" w:name="_Ref211246276"/>
      <w:r w:rsidRPr="000A144E">
        <w:rPr>
          <w:lang w:val="en-GB"/>
        </w:rPr>
        <w:t>A</w:t>
      </w:r>
      <w:r w:rsidR="00B26C02" w:rsidRPr="000A144E">
        <w:rPr>
          <w:lang w:val="en-GB"/>
        </w:rPr>
        <w:t xml:space="preserve">nnex I: The </w:t>
      </w:r>
      <w:bookmarkEnd w:id="443"/>
      <w:r w:rsidR="00991CFA">
        <w:rPr>
          <w:lang w:val="en-GB"/>
        </w:rPr>
        <w:t>PREM</w:t>
      </w:r>
      <w:bookmarkEnd w:id="444"/>
    </w:p>
    <w:p w14:paraId="245E2AAE" w14:textId="40743B1D" w:rsidR="004A22E0" w:rsidRDefault="004E21C0" w:rsidP="00E846D8">
      <w:r>
        <w:t xml:space="preserve">The </w:t>
      </w:r>
      <w:r w:rsidR="00991CFA">
        <w:t xml:space="preserve">PREM </w:t>
      </w:r>
      <w:r w:rsidR="007861F2">
        <w:t xml:space="preserve">(Policy-Responsive European Method) </w:t>
      </w:r>
      <w:r>
        <w:t>is a policy-responsive extension of the EUCAM</w:t>
      </w:r>
      <w:r w:rsidR="007861F2">
        <w:t>. Its macroeconometric</w:t>
      </w:r>
      <w:r w:rsidR="00C86A9E">
        <w:t xml:space="preserve"> core</w:t>
      </w:r>
      <w:r w:rsidR="00991CFA">
        <w:t xml:space="preserve"> </w:t>
      </w:r>
      <w:r w:rsidR="00315742">
        <w:t>is a</w:t>
      </w:r>
      <w:r w:rsidR="00363FDF">
        <w:t xml:space="preserve"> multivariate</w:t>
      </w:r>
      <w:r w:rsidR="00230777">
        <w:t xml:space="preserve"> </w:t>
      </w:r>
      <w:r w:rsidR="00291D5F">
        <w:t xml:space="preserve">unobserved components model (UCM) that </w:t>
      </w:r>
      <w:r w:rsidR="00363FDF">
        <w:t>decompose</w:t>
      </w:r>
      <w:r w:rsidR="00F51F79">
        <w:t>s</w:t>
      </w:r>
      <w:r w:rsidR="00363FDF">
        <w:t xml:space="preserve"> observed </w:t>
      </w:r>
      <w:r w:rsidR="00F51F79">
        <w:t>time</w:t>
      </w:r>
      <w:r w:rsidR="00363FDF">
        <w:t xml:space="preserve"> series into a slow-moving trend (structural, e.g. potential output</w:t>
      </w:r>
      <w:r w:rsidR="00A07B62">
        <w:t xml:space="preserve"> or trend unemployment</w:t>
      </w:r>
      <w:r w:rsidR="00363FDF">
        <w:t>) and a cyclical component (</w:t>
      </w:r>
      <w:r w:rsidR="00512127">
        <w:t xml:space="preserve">e.g., </w:t>
      </w:r>
      <w:r w:rsidR="00363FDF">
        <w:t>business cycle</w:t>
      </w:r>
      <w:r w:rsidR="00512127">
        <w:t>, unemployment gap</w:t>
      </w:r>
      <w:r w:rsidR="00363FDF">
        <w:t>) within a state-space/Kalman-filter framework.</w:t>
      </w:r>
      <w:r w:rsidR="00A07B62">
        <w:t xml:space="preserve"> </w:t>
      </w:r>
      <w:r w:rsidR="00A5696B">
        <w:t>Using UCM</w:t>
      </w:r>
      <w:r w:rsidR="00D622EB">
        <w:t>s</w:t>
      </w:r>
      <w:r w:rsidR="00A5696B">
        <w:t xml:space="preserve"> has the advantage of </w:t>
      </w:r>
      <w:r w:rsidR="00A07B62">
        <w:t>separat</w:t>
      </w:r>
      <w:r w:rsidR="00A5696B">
        <w:t>ing</w:t>
      </w:r>
      <w:r w:rsidR="00A07B62">
        <w:t xml:space="preserve"> trend </w:t>
      </w:r>
      <w:r w:rsidR="00D622EB">
        <w:t>and</w:t>
      </w:r>
      <w:r w:rsidR="00A07B62">
        <w:t xml:space="preserve"> cycle</w:t>
      </w:r>
      <w:r w:rsidR="00A5696B">
        <w:t xml:space="preserve"> while</w:t>
      </w:r>
      <w:r w:rsidR="00A07B62">
        <w:t xml:space="preserve"> </w:t>
      </w:r>
      <w:r w:rsidR="00811D03">
        <w:t>allowing</w:t>
      </w:r>
      <w:r w:rsidR="00A07B62">
        <w:t xml:space="preserve"> economi</w:t>
      </w:r>
      <w:r w:rsidR="004333C9">
        <w:t xml:space="preserve">c </w:t>
      </w:r>
      <w:r w:rsidR="00811D03">
        <w:t>structure</w:t>
      </w:r>
      <w:r w:rsidR="004333C9">
        <w:t xml:space="preserve"> to </w:t>
      </w:r>
      <w:r w:rsidR="00811D03">
        <w:t>shape</w:t>
      </w:r>
      <w:r w:rsidR="004333C9">
        <w:t xml:space="preserve"> the equations</w:t>
      </w:r>
      <w:r w:rsidR="00A5696B">
        <w:t xml:space="preserve">: </w:t>
      </w:r>
      <w:r w:rsidR="00BC3116">
        <w:t>trend and cycle follow economically motivated dynamics, and policy variables can enter the trend equations directly</w:t>
      </w:r>
      <w:r w:rsidR="00C502B1">
        <w:t xml:space="preserve"> – </w:t>
      </w:r>
      <w:r w:rsidR="002E6A9E">
        <w:t xml:space="preserve">thus </w:t>
      </w:r>
      <w:r w:rsidR="00BC3116">
        <w:t>making potential output policy</w:t>
      </w:r>
      <w:r w:rsidR="009A7D0B">
        <w:t>-</w:t>
      </w:r>
      <w:r w:rsidR="00BC3116">
        <w:t>responsive.</w:t>
      </w:r>
      <w:r w:rsidR="00821575">
        <w:t xml:space="preserve"> </w:t>
      </w:r>
      <w:r w:rsidR="00FD29EE">
        <w:t xml:space="preserve">PREM is conceptually multivariate to </w:t>
      </w:r>
      <w:r w:rsidR="002E6A9E">
        <w:t xml:space="preserve">allow for </w:t>
      </w:r>
      <w:r w:rsidR="00FD29EE">
        <w:t xml:space="preserve">cross-variable linkages (e.g., linking the output and unemployment gap via an Okun’s law-type relationship), but each block can also be estimated as a stand-alone univariate UCM </w:t>
      </w:r>
      <w:r w:rsidR="00CC22E1">
        <w:t>to follow</w:t>
      </w:r>
      <w:r w:rsidR="00FD29EE">
        <w:t xml:space="preserve"> EUCAM </w:t>
      </w:r>
      <w:r w:rsidR="00CC22E1">
        <w:t>as closely as possible</w:t>
      </w:r>
      <w:r w:rsidR="00FD29EE">
        <w:t>.</w:t>
      </w:r>
    </w:p>
    <w:p w14:paraId="30B1E03A" w14:textId="23338F63" w:rsidR="00BF3389" w:rsidRDefault="00BF3389" w:rsidP="00E846D8">
      <w:r>
        <w:t xml:space="preserve">In comparison to the EUCAM, we make two key improvements. First, we split the capital stock into private and public capital, which allows us to directly model the impact of public investment on potential output. This mirrors how the UK’s OBR accounts for public investment in their fiscal forecasts </w:t>
      </w:r>
      <w:r w:rsidR="00731E94">
        <w:fldChar w:fldCharType="begin"/>
      </w:r>
      <w:r w:rsidR="008C7004">
        <w:instrText xml:space="preserve"> ADDIN ZOTERO_ITEM CSL_CITATION {"citationID":"yARaLgRm","properties":{"formattedCitation":"(Suresh et al. 2024)","plainCitation":"(Suresh et al. 2024)","noteIndex":0},"citationItems":[{"id":19535,"uris":["http://zotero.org/groups/4867909/items/T85SZUMH"],"itemData":{"id":19535,"type":"webpage","abstract":"This discussion paper sets out how public investment is accounted for in our fiscal forecast, before exploring the key transmission mechanisms through which it can affect potential output. It then outlines our proposed approach to modelling the impact of public investment on potential output.","container-title":"Office for Budget Responsibility","language":"en-GB","title":"Public investment and potential output","URL":"https://obr.uk/public-investment-and-potential-output/","author":[{"family":"Suresh","given":"Neetha"},{"literal":"Rachel Ghaw"},{"literal":"Ronnie Obeng-Osei"},{"literal":"Tom Wickstead"}],"accessed":{"date-parts":[["2025",3,31]]},"issued":{"date-parts":[["2024",8,29]]}}}],"schema":"https://github.com/citation-style-language/schema/raw/master/csl-citation.json"} </w:instrText>
      </w:r>
      <w:r w:rsidR="00731E94">
        <w:fldChar w:fldCharType="separate"/>
      </w:r>
      <w:r w:rsidR="00731E94" w:rsidRPr="00731E94">
        <w:rPr>
          <w:rFonts w:cs="Open Sans"/>
        </w:rPr>
        <w:t>(Suresh et al. 2024)</w:t>
      </w:r>
      <w:r w:rsidR="00731E94">
        <w:fldChar w:fldCharType="end"/>
      </w:r>
      <w:r w:rsidR="008A2620">
        <w:t>.</w:t>
      </w:r>
      <w:r>
        <w:t xml:space="preserve"> Secondly, we express all individual components of potential output in form of separate state equations, which enables us to directly model the impact of structural policies on the trend level of these variables. </w:t>
      </w:r>
    </w:p>
    <w:p w14:paraId="4FC5B1B2" w14:textId="56ADE1D2" w:rsidR="001D1BEC" w:rsidRDefault="004A22E0" w:rsidP="00E846D8">
      <w:r w:rsidRPr="004A22E0">
        <w:t>To guarantee comparability with EUCAM an</w:t>
      </w:r>
      <w:r>
        <w:t xml:space="preserve">d DSA, </w:t>
      </w:r>
      <w:r w:rsidRPr="004A22E0">
        <w:t>we calibrate PREM to replicate the potential</w:t>
      </w:r>
      <w:r w:rsidR="00AF412A">
        <w:t xml:space="preserve"> </w:t>
      </w:r>
      <w:r w:rsidRPr="004A22E0">
        <w:t xml:space="preserve">growth path implied by EUCAM and reported in </w:t>
      </w:r>
      <w:r>
        <w:t xml:space="preserve">national </w:t>
      </w:r>
      <w:r w:rsidR="00CF15BF">
        <w:t>m</w:t>
      </w:r>
      <w:r w:rsidR="007C1777">
        <w:t>edium-term plans</w:t>
      </w:r>
      <w:r w:rsidRPr="004A22E0">
        <w:t xml:space="preserve">. Concretely, we use PREM’s system of equations (see below) and fix </w:t>
      </w:r>
      <w:r w:rsidR="001D1BEC">
        <w:t xml:space="preserve">parameters </w:t>
      </w:r>
      <w:r w:rsidRPr="004A22E0">
        <w:t xml:space="preserve">to </w:t>
      </w:r>
      <w:r w:rsidR="002E6A9E">
        <w:t>replicate</w:t>
      </w:r>
      <w:r w:rsidRPr="004A22E0">
        <w:t xml:space="preserve"> EUCAM </w:t>
      </w:r>
      <w:r w:rsidR="002E6A9E">
        <w:t>series for trend and cyclical components</w:t>
      </w:r>
      <w:r w:rsidRPr="004A22E0">
        <w:t xml:space="preserve"> rather than estimating </w:t>
      </w:r>
      <w:r w:rsidR="003574FE">
        <w:t>parameters</w:t>
      </w:r>
      <w:r w:rsidRPr="004A22E0">
        <w:t xml:space="preserve">: </w:t>
      </w:r>
    </w:p>
    <w:p w14:paraId="3921CA05" w14:textId="0E4E382D" w:rsidR="001D1BEC" w:rsidRDefault="001D1BEC" w:rsidP="001D1BEC">
      <w:pPr>
        <w:pStyle w:val="ListParagraph"/>
        <w:numPr>
          <w:ilvl w:val="0"/>
          <w:numId w:val="31"/>
        </w:numPr>
      </w:pPr>
      <w:r>
        <w:t>T</w:t>
      </w:r>
      <w:r w:rsidR="004A22E0" w:rsidRPr="004A22E0">
        <w:t>he labour-supply components</w:t>
      </w:r>
      <w:r w:rsidR="00C502B1">
        <w:t xml:space="preserve"> – </w:t>
      </w:r>
      <w:r w:rsidR="004A22E0" w:rsidRPr="004A22E0">
        <w:t>working-age population, participation rate, unemployment rate, and average hours worked</w:t>
      </w:r>
      <w:r w:rsidR="00C502B1">
        <w:t xml:space="preserve"> – </w:t>
      </w:r>
      <w:r w:rsidR="004A22E0" w:rsidRPr="004A22E0">
        <w:t>follow the EUCAM series exactly to 2029</w:t>
      </w:r>
      <w:r>
        <w:t>.</w:t>
      </w:r>
    </w:p>
    <w:p w14:paraId="0758F72E" w14:textId="77777777" w:rsidR="00091BB7" w:rsidRDefault="001D1BEC" w:rsidP="001D1BEC">
      <w:pPr>
        <w:pStyle w:val="ListParagraph"/>
        <w:numPr>
          <w:ilvl w:val="0"/>
          <w:numId w:val="31"/>
        </w:numPr>
      </w:pPr>
      <w:r>
        <w:t>W</w:t>
      </w:r>
      <w:r w:rsidR="004A22E0" w:rsidRPr="004A22E0">
        <w:t xml:space="preserve">hile we split the total capital stock into private and public capital, we ensure that the </w:t>
      </w:r>
      <w:r w:rsidR="004A22E0" w:rsidRPr="001D1BEC">
        <w:t>aggregate</w:t>
      </w:r>
      <w:r w:rsidR="004A22E0" w:rsidRPr="004A22E0">
        <w:t xml:space="preserve"> capital stock remains closely aligned with EUCAM’s total capital stock </w:t>
      </w:r>
      <w:r w:rsidR="00091BB7">
        <w:t>until 2029.</w:t>
      </w:r>
      <w:r w:rsidR="004A22E0" w:rsidRPr="004A22E0">
        <w:t xml:space="preserve"> </w:t>
      </w:r>
      <w:r w:rsidR="00091BB7">
        <w:t>Private</w:t>
      </w:r>
      <w:r w:rsidR="004A22E0" w:rsidRPr="004A22E0">
        <w:t xml:space="preserve"> </w:t>
      </w:r>
      <w:r w:rsidR="00091BB7">
        <w:t>investment</w:t>
      </w:r>
      <w:r w:rsidR="004A22E0" w:rsidRPr="004A22E0">
        <w:t xml:space="preserve"> follow</w:t>
      </w:r>
      <w:r w:rsidR="00091BB7">
        <w:t>s</w:t>
      </w:r>
      <w:r w:rsidR="004A22E0" w:rsidRPr="004A22E0">
        <w:t xml:space="preserve"> the EUCAM-style autoregressive process and public investment </w:t>
      </w:r>
      <w:r w:rsidR="00091BB7">
        <w:t xml:space="preserve">is </w:t>
      </w:r>
      <w:r w:rsidR="004A22E0" w:rsidRPr="004A22E0">
        <w:t>assumed to be a constant share of potential output in the absence of policy changes</w:t>
      </w:r>
      <w:r w:rsidR="00091BB7">
        <w:t>.</w:t>
      </w:r>
    </w:p>
    <w:p w14:paraId="2FFC3F6D" w14:textId="3373479F" w:rsidR="00C66A86" w:rsidRDefault="00091BB7" w:rsidP="001D1BEC">
      <w:pPr>
        <w:pStyle w:val="ListParagraph"/>
        <w:numPr>
          <w:ilvl w:val="0"/>
          <w:numId w:val="31"/>
        </w:numPr>
      </w:pPr>
      <w:r>
        <w:t>R</w:t>
      </w:r>
      <w:r w:rsidR="004A22E0" w:rsidRPr="004A22E0">
        <w:t xml:space="preserve">esidual TFP is calibrated so that implied potential output matches the </w:t>
      </w:r>
      <w:r w:rsidR="001D7D00">
        <w:t>EUCAM</w:t>
      </w:r>
      <w:r w:rsidR="00DB5975">
        <w:t xml:space="preserve"> series for potential output.</w:t>
      </w:r>
    </w:p>
    <w:p w14:paraId="0804EB9C" w14:textId="18A566E3" w:rsidR="00DB5975" w:rsidRDefault="00DB5975" w:rsidP="00DB5975">
      <w:r w:rsidRPr="00DB5975">
        <w:t>Beyond 2029</w:t>
      </w:r>
      <w:r>
        <w:t xml:space="preserve">, the level of individual components is not reported </w:t>
      </w:r>
      <w:r w:rsidR="007D1B0C">
        <w:t xml:space="preserve">publicly. Therefore, </w:t>
      </w:r>
      <w:r w:rsidRPr="00DB5975">
        <w:t>we adopt EUCAM conventions for projecting each variable: the working-age population series remains exogenous; labour-force participation is guided by Ageing Working Group (AWG) projections</w:t>
      </w:r>
      <w:r w:rsidR="007D1B0C">
        <w:t xml:space="preserve"> (we anchor </w:t>
      </w:r>
      <w:r w:rsidRPr="007D1B0C">
        <w:t>growth rates rather than levels</w:t>
      </w:r>
      <w:r w:rsidR="007D1B0C">
        <w:t>)</w:t>
      </w:r>
      <w:r w:rsidR="007E60A3">
        <w:t>;</w:t>
      </w:r>
      <w:r w:rsidRPr="00DB5975">
        <w:t xml:space="preserve"> the unemployment rate follows EUCAM’s projection rule;</w:t>
      </w:r>
      <w:r w:rsidR="007E60A3" w:rsidRPr="007E60A3">
        <w:t xml:space="preserve"> </w:t>
      </w:r>
      <w:r w:rsidR="007E60A3">
        <w:t xml:space="preserve">changes in </w:t>
      </w:r>
      <w:r w:rsidR="007E60A3" w:rsidRPr="00D50D4D">
        <w:t xml:space="preserve">average hours worked </w:t>
      </w:r>
      <w:r w:rsidR="007E60A3">
        <w:t>half</w:t>
      </w:r>
      <w:r w:rsidR="007E60A3" w:rsidRPr="00D50D4D">
        <w:t xml:space="preserve"> each year</w:t>
      </w:r>
      <w:r w:rsidRPr="00DB5975">
        <w:t>; and private</w:t>
      </w:r>
      <w:r w:rsidR="007E2AA4">
        <w:t xml:space="preserve"> </w:t>
      </w:r>
      <w:r w:rsidRPr="00DB5975">
        <w:t xml:space="preserve">capital accumulation </w:t>
      </w:r>
      <w:r w:rsidRPr="007E60A3">
        <w:t>converges over ten years</w:t>
      </w:r>
      <w:r w:rsidRPr="00DB5975">
        <w:t xml:space="preserve"> to potential</w:t>
      </w:r>
      <w:r w:rsidR="007E2AA4">
        <w:t xml:space="preserve"> </w:t>
      </w:r>
      <w:r w:rsidRPr="00DB5975">
        <w:t xml:space="preserve">output growth. Given these anchors, TFP is </w:t>
      </w:r>
      <w:r w:rsidR="007E60A3">
        <w:t xml:space="preserve">again </w:t>
      </w:r>
      <w:r w:rsidRPr="00DB5975">
        <w:t>recovered as the Solow residual so that the implied potential</w:t>
      </w:r>
      <w:r w:rsidR="007E2AA4">
        <w:t xml:space="preserve"> </w:t>
      </w:r>
      <w:r w:rsidRPr="00DB5975">
        <w:t xml:space="preserve">growth profile reproduces </w:t>
      </w:r>
      <w:r w:rsidR="007E60A3">
        <w:t>potential</w:t>
      </w:r>
      <w:r w:rsidR="007E2AA4">
        <w:t xml:space="preserve"> </w:t>
      </w:r>
      <w:r w:rsidR="007E60A3">
        <w:t xml:space="preserve">output growth stated in the </w:t>
      </w:r>
      <w:r w:rsidR="005B58C7">
        <w:t xml:space="preserve">national </w:t>
      </w:r>
      <w:r w:rsidR="006E3532" w:rsidRPr="00DB5975">
        <w:t>MTPs</w:t>
      </w:r>
      <w:r w:rsidR="00915600">
        <w:t xml:space="preserve"> or the </w:t>
      </w:r>
      <w:r w:rsidR="005B58C7">
        <w:t xml:space="preserve">respective </w:t>
      </w:r>
      <w:r w:rsidR="00915600">
        <w:t>EC’s prior guidance</w:t>
      </w:r>
      <w:r w:rsidR="005B58C7">
        <w:t xml:space="preserve"> files</w:t>
      </w:r>
      <w:r w:rsidR="00A34E17">
        <w:t xml:space="preserve"> </w:t>
      </w:r>
      <w:r w:rsidR="00A34E17">
        <w:fldChar w:fldCharType="begin"/>
      </w:r>
      <w:r w:rsidR="008C7004">
        <w:instrText xml:space="preserve"> ADDIN ZOTERO_ITEM CSL_CITATION {"citationID":"uDbCClMD","properties":{"formattedCitation":"(European Commission 2025b)","plainCitation":"(European Commission 2025b)","noteIndex":0},"citationItems":[{"id":19537,"uris":["http://zotero.org/groups/4867909/items/XXW3HXGM"],"itemData":{"id":19537,"type":"webpage","abstract":"National medium-term fiscal-structural plans (MTPs) bring together the fiscal policy, structural reforms and investments of a Member State.","language":"en","title":"National medium-term fiscal-structural plans","URL":"https://economy-finance.ec.europa.eu/economic-and-fiscal-governance/stability-and-growth-pact/preventive-arm/national-medium-term-fiscal-structural-plans_en","author":[{"literal":"European Commission"}],"accessed":{"date-parts":[["2025",10,13]]},"issued":{"date-parts":[["2025"]]}}}],"schema":"https://github.com/citation-style-language/schema/raw/master/csl-citation.json"} </w:instrText>
      </w:r>
      <w:r w:rsidR="00A34E17">
        <w:fldChar w:fldCharType="separate"/>
      </w:r>
      <w:r w:rsidR="00200354" w:rsidRPr="00200354">
        <w:rPr>
          <w:rFonts w:cs="Open Sans"/>
        </w:rPr>
        <w:t>(European Commission 2025b)</w:t>
      </w:r>
      <w:r w:rsidR="00A34E17">
        <w:fldChar w:fldCharType="end"/>
      </w:r>
      <w:r w:rsidR="00327FF2">
        <w:t>.</w:t>
      </w:r>
    </w:p>
    <w:p w14:paraId="786B40D8" w14:textId="5675C5FA" w:rsidR="008C61B4" w:rsidRDefault="008C61B4" w:rsidP="00DB5975">
      <w:r w:rsidRPr="008C61B4">
        <w:t xml:space="preserve">Starting from this calibrated baseline, we model the impact of policies reported in national </w:t>
      </w:r>
      <w:r w:rsidR="00655A15" w:rsidRPr="00655A15">
        <w:t>MTPs.</w:t>
      </w:r>
      <w:r w:rsidRPr="008C61B4">
        <w:t xml:space="preserve"> We first quantify the effects of the selected policies on individual components of potential output </w:t>
      </w:r>
      <w:r w:rsidRPr="008C61B4">
        <w:lastRenderedPageBreak/>
        <w:t>using evaluations from ministries and national research institutes and, where necessary, applied estimates from the broader academic literature. These effects shift the trend level or growth rate of the relevant components (e.g.</w:t>
      </w:r>
      <w:r w:rsidR="009D6234">
        <w:t>,</w:t>
      </w:r>
      <w:r w:rsidRPr="008C61B4">
        <w:t xml:space="preserve"> TFP via public-R&amp;D intensity, participation via childcare reform), producing an alternative path for potential output (growth). In future</w:t>
      </w:r>
      <w:r w:rsidR="00516D7E">
        <w:t>, non-exemplary</w:t>
      </w:r>
      <w:r w:rsidRPr="008C61B4">
        <w:t xml:space="preserve"> applications, we </w:t>
      </w:r>
      <w:r w:rsidR="00516D7E">
        <w:t>suggest</w:t>
      </w:r>
      <w:r w:rsidRPr="008C61B4">
        <w:t xml:space="preserve"> estimating PREM with policy variables entering the state equations directly</w:t>
      </w:r>
      <w:r>
        <w:t>.</w:t>
      </w:r>
    </w:p>
    <w:p w14:paraId="4ED82695" w14:textId="1023D68A" w:rsidR="009A3C4D" w:rsidRDefault="009A3C4D" w:rsidP="00DB5975">
      <w:pPr>
        <w:rPr>
          <w:b/>
          <w:bCs/>
        </w:rPr>
      </w:pPr>
      <w:r>
        <w:rPr>
          <w:b/>
          <w:bCs/>
        </w:rPr>
        <w:t>State</w:t>
      </w:r>
      <w:r w:rsidR="00B4383E">
        <w:rPr>
          <w:b/>
          <w:bCs/>
        </w:rPr>
        <w:t>-space system in the PREM</w:t>
      </w:r>
    </w:p>
    <w:p w14:paraId="31F7A410" w14:textId="09957837" w:rsidR="00A64F6F" w:rsidRDefault="00B4383E" w:rsidP="00A64F6F">
      <w:r>
        <w:t xml:space="preserve">Below, we introduce the state-space system used </w:t>
      </w:r>
      <w:r w:rsidR="00FC0981">
        <w:t xml:space="preserve">to decompose the components of potential output into trend and cycle. </w:t>
      </w:r>
      <w:r w:rsidR="004557DA">
        <w:t xml:space="preserve">We </w:t>
      </w:r>
      <w:r w:rsidR="00FC6410">
        <w:t>model a UCM similar to the</w:t>
      </w:r>
      <w:r w:rsidR="004557DA">
        <w:t xml:space="preserve"> </w:t>
      </w:r>
      <w:r w:rsidR="008650DB">
        <w:t xml:space="preserve">multivariate </w:t>
      </w:r>
      <w:r w:rsidR="004557DA">
        <w:t xml:space="preserve">UCM </w:t>
      </w:r>
      <w:r w:rsidR="008650DB">
        <w:t xml:space="preserve">developed by the ECB </w:t>
      </w:r>
      <w:r w:rsidR="004D70FF">
        <w:fldChar w:fldCharType="begin"/>
      </w:r>
      <w:r w:rsidR="008C7004">
        <w:instrText xml:space="preserve"> ADDIN ZOTERO_ITEM CSL_CITATION {"citationID":"6tSs69W2","properties":{"formattedCitation":"(T\\uc0\\u243{}th 2021)","plainCitation":"(Tóth 2021)","noteIndex":0},"citationItems":[{"id":19318,"uris":["http://zotero.org/groups/4867909/items/TTKXZDSM"],"itemData":{"id":19318,"type":"article-journal","container-title":"SSRN Electronic Journal","DOI":"10.2139/ssrn.3797143","ISSN":"1556-5068","journalAbbreviation":"SSRN Journal","language":"en","source":"DOI.org (Crossref)","title":"A Multivariate Unobserved Components Model to Estimate Potential Output in the Euro Area: A Production Function Based Approach","title-short":"A Multivariate Unobserved Components Model to Estimate Potential Output in the Euro Area","URL":"https://www.ssrn.com/abstract=3797143","author":[{"family":"Tóth","given":"Máté"}],"accessed":{"date-parts":[["2025",9,29]]},"issued":{"date-parts":[["2021"]]}}}],"schema":"https://github.com/citation-style-language/schema/raw/master/csl-citation.json"} </w:instrText>
      </w:r>
      <w:r w:rsidR="004D70FF">
        <w:fldChar w:fldCharType="separate"/>
      </w:r>
      <w:r w:rsidR="00200354" w:rsidRPr="00200354">
        <w:rPr>
          <w:rFonts w:cs="Open Sans"/>
        </w:rPr>
        <w:t>(Tóth 2021)</w:t>
      </w:r>
      <w:r w:rsidR="004D70FF">
        <w:fldChar w:fldCharType="end"/>
      </w:r>
      <w:r w:rsidR="004D70FF">
        <w:t>.</w:t>
      </w:r>
      <w:r w:rsidR="00746920">
        <w:t xml:space="preserve"> </w:t>
      </w:r>
      <w:r w:rsidR="00A64F6F">
        <w:t>The entire system can be estimated either as a single, multivariate UCM or a combination of separate, univariate UCMs for each component. In both cases, the UCMs are estimated using a Bayesian Kalman filter, with informative priors based on EUCAM. Where EUCAM provides no guidance (e.g., any parameters linked to policy variable), priors are informed by the relevant literature.</w:t>
      </w:r>
    </w:p>
    <w:p w14:paraId="5A7371CE" w14:textId="6CDD0486" w:rsidR="000424F0" w:rsidRPr="000A144E" w:rsidRDefault="6AA857D1" w:rsidP="00E846D8">
      <w:r>
        <w:t>Using this approach, each variable</w:t>
      </w:r>
      <w:r w:rsidR="00E745AE">
        <w:t xml:space="preserve"> can be decomposed</w:t>
      </w:r>
      <w:r>
        <w:t xml:space="preserve"> into separate trend and cycle equations. Thus, structural reforms can be directly incorporated into the trend dynamics of different variables. For example, (public) R&amp;D intensity can be included as an exogenous regressor to inform the trend-cycle decomposition of TFP. </w:t>
      </w:r>
      <w:r w:rsidR="00A64F6F">
        <w:t xml:space="preserve">While the below system of equations simply translates the EUCAM into a </w:t>
      </w:r>
      <w:r w:rsidR="009E7011">
        <w:fldChar w:fldCharType="begin"/>
      </w:r>
      <w:r w:rsidR="008C7004">
        <w:instrText xml:space="preserve"> ADDIN ZOTERO_ITEM CSL_CITATION {"citationID":"EEuUt2aR","properties":{"formattedCitation":"(T\\uc0\\u243{}th 2021)","plainCitation":"(Tóth 2021)","dontUpdate":true,"noteIndex":0},"citationItems":[{"id":19318,"uris":["http://zotero.org/groups/4867909/items/TTKXZDSM"],"itemData":{"id":19318,"type":"article-journal","container-title":"SSRN Electronic Journal","DOI":"10.2139/ssrn.3797143","ISSN":"1556-5068","journalAbbreviation":"SSRN Journal","language":"en","source":"DOI.org (Crossref)","title":"A Multivariate Unobserved Components Model to Estimate Potential Output in the Euro Area: A Production Function Based Approach","title-short":"A Multivariate Unobserved Components Model to Estimate Potential Output in the Euro Area","URL":"https://www.ssrn.com/abstract=3797143","author":[{"family":"Tóth","given":"Máté"}],"accessed":{"date-parts":[["2025",9,29]]},"issued":{"date-parts":[["2021"]]}}}],"schema":"https://github.com/citation-style-language/schema/raw/master/csl-citation.json"} </w:instrText>
      </w:r>
      <w:r w:rsidR="009E7011">
        <w:fldChar w:fldCharType="separate"/>
      </w:r>
      <w:r w:rsidRPr="6AA857D1">
        <w:rPr>
          <w:rFonts w:cs="Open Sans"/>
        </w:rPr>
        <w:t>Tóth (2021)</w:t>
      </w:r>
      <w:r w:rsidR="009E7011">
        <w:fldChar w:fldCharType="end"/>
      </w:r>
      <w:r>
        <w:t xml:space="preserve">-style UCM, future versions of the </w:t>
      </w:r>
      <w:r w:rsidR="00991CFA">
        <w:t xml:space="preserve">PREM </w:t>
      </w:r>
      <w:r>
        <w:t xml:space="preserve">will directly incorporate relevant policy-variables. </w:t>
      </w:r>
    </w:p>
    <w:p w14:paraId="58C01968" w14:textId="3C0059F9" w:rsidR="00B231B1" w:rsidRPr="000A144E" w:rsidRDefault="00FD2819" w:rsidP="7368F10E">
      <w:pPr>
        <w:rPr>
          <w:rFonts w:eastAsiaTheme="minorEastAsia"/>
        </w:rPr>
      </w:pPr>
      <w:r w:rsidRPr="000A144E">
        <w:t>Unless noted, variables are in natural logs</w:t>
      </w:r>
      <w:r w:rsidR="009F5485" w:rsidRPr="000A144E">
        <w:t xml:space="preserve">; </w:t>
      </w:r>
      <w:r w:rsidR="00423FBE" w:rsidRPr="000A144E">
        <w:t xml:space="preserve">a </w:t>
      </w:r>
      <w:r w:rsidR="00902B94" w:rsidRPr="000A144E">
        <w:t>bar</w:t>
      </w:r>
      <w:r w:rsidR="00423FBE" w:rsidRPr="000A144E">
        <w:t xml:space="preserve"> denotes trend components (e.g.,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y</m:t>
                </m:r>
              </m:e>
            </m:bar>
          </m:e>
          <m:sub>
            <m:r>
              <w:rPr>
                <w:rFonts w:ascii="Cambria Math" w:hAnsi="Cambria Math"/>
              </w:rPr>
              <m:t>t</m:t>
            </m:r>
          </m:sub>
        </m:sSub>
      </m:oMath>
      <w:r w:rsidR="1957F8B4" w:rsidRPr="7368F10E">
        <w:rPr>
          <w:rFonts w:eastAsiaTheme="minorEastAsia"/>
        </w:rPr>
        <w:t xml:space="preserve"> </w:t>
      </w:r>
      <w:r w:rsidR="005D6DA2" w:rsidRPr="7368F10E">
        <w:rPr>
          <w:rFonts w:eastAsiaTheme="minorEastAsia"/>
        </w:rPr>
        <w:t>represents</w:t>
      </w:r>
      <w:r w:rsidR="0009164F" w:rsidRPr="7368F10E">
        <w:rPr>
          <w:rFonts w:eastAsiaTheme="minorEastAsia"/>
        </w:rPr>
        <w:t xml:space="preserve"> potential output) and a </w:t>
      </w:r>
      <w:r w:rsidR="00B07701" w:rsidRPr="7368F10E">
        <w:rPr>
          <w:rFonts w:eastAsiaTheme="minorEastAsia"/>
        </w:rPr>
        <w:t>hat deno</w:t>
      </w:r>
      <w:r w:rsidR="00902B94" w:rsidRPr="7368F10E">
        <w:rPr>
          <w:rFonts w:eastAsiaTheme="minorEastAsia"/>
        </w:rPr>
        <w:t xml:space="preserve">tes </w:t>
      </w:r>
      <w:r w:rsidR="005D6DA2" w:rsidRPr="7368F10E">
        <w:rPr>
          <w:rFonts w:eastAsiaTheme="minorEastAsia"/>
        </w:rPr>
        <w:t xml:space="preserve">cyclical components (e.g.,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oMath>
      <w:r w:rsidR="005D6DA2" w:rsidRPr="7368F10E">
        <w:rPr>
          <w:rFonts w:eastAsiaTheme="minorEastAsia"/>
        </w:rPr>
        <w:t xml:space="preserve"> represents the output gap).</w:t>
      </w:r>
      <w:r w:rsidR="000424F0" w:rsidRPr="7368F10E">
        <w:rPr>
          <w:rFonts w:eastAsiaTheme="minorEastAsia"/>
        </w:rPr>
        <w:t xml:space="preserve"> Further background information on the model and </w:t>
      </w:r>
      <w:r w:rsidR="006B6C79" w:rsidRPr="7368F10E">
        <w:rPr>
          <w:rFonts w:eastAsiaTheme="minorEastAsia"/>
        </w:rPr>
        <w:t xml:space="preserve">the </w:t>
      </w:r>
      <w:r w:rsidR="000424F0" w:rsidRPr="7368F10E">
        <w:rPr>
          <w:rFonts w:eastAsiaTheme="minorEastAsia"/>
        </w:rPr>
        <w:t xml:space="preserve">intuition behind </w:t>
      </w:r>
      <w:r w:rsidR="006B6C79" w:rsidRPr="7368F10E">
        <w:rPr>
          <w:rFonts w:eastAsiaTheme="minorEastAsia"/>
        </w:rPr>
        <w:t xml:space="preserve">equations can be found in </w:t>
      </w:r>
      <w:r w:rsidR="005C020C" w:rsidRPr="7368F10E">
        <w:rPr>
          <w:rFonts w:eastAsiaTheme="minorEastAsia"/>
        </w:rPr>
        <w:fldChar w:fldCharType="begin"/>
      </w:r>
      <w:r w:rsidR="008C7004" w:rsidRPr="7368F10E">
        <w:rPr>
          <w:rFonts w:eastAsiaTheme="minorEastAsia"/>
        </w:rPr>
        <w:instrText xml:space="preserve"> ADDIN ZOTERO_ITEM CSL_CITATION {"citationID":"sNcWxFri","properties":{"formattedCitation":"(Havik et al. 2014)","plainCitation":"(Havik et al. 2014)","dontUpdate":true,"noteIndex":0},"citationItems":[{"id":807,"uris":["http://zotero.org/groups/4867909/items/2QSUJD44"],"itemData":{"id":807,"type":"report","genre":"Economic Papers","note":"Citation Key: Havik2014\nDOI: 10.2765/71437\ntex.group_id: output\ntex.owner: leona\ntex.ranking: rank4","number":"535","publisher":"Europäische Kommission","title":"The Production Function Methodology for Calculating Potential Growth Rates &amp; Output Gaps","URL":"https://ec.europa.eu/economy_finance/publications/economic_paper/2014/pdf/ecp535_en.pdf","author":[{"family":"Havik","given":"Karel"},{"family":"Morrow","given":"Kieran Mc"},{"family":"Orlandi","given":"Fabrice"},{"family":"Planas","given":"Christophe"},{"family":"Raciborski","given":"Rafal"},{"family":"Roeger","given":"Werner"},{"family":"Rossi","given":"Alessandro"},{"family":"Thum-Thysen","given":"Anna"},{"family":"Vandermeulen","given":"Valerie"}],"accessed":{"date-parts":[["2024",5,2]]},"issued":{"date-parts":[["2014"]]}}}],"schema":"https://github.com/citation-style-language/schema/raw/master/csl-citation.json"} </w:instrText>
      </w:r>
      <w:r w:rsidR="005C020C" w:rsidRPr="7368F10E">
        <w:rPr>
          <w:rFonts w:eastAsiaTheme="minorEastAsia"/>
        </w:rPr>
        <w:fldChar w:fldCharType="separate"/>
      </w:r>
      <w:r w:rsidR="001B0B65" w:rsidRPr="001B0B65">
        <w:rPr>
          <w:rFonts w:cs="Open Sans"/>
        </w:rPr>
        <w:t xml:space="preserve">Havik et al. </w:t>
      </w:r>
      <w:r w:rsidR="001B0B65">
        <w:rPr>
          <w:rFonts w:cs="Open Sans"/>
        </w:rPr>
        <w:t>(</w:t>
      </w:r>
      <w:r w:rsidR="001B0B65" w:rsidRPr="001B0B65">
        <w:rPr>
          <w:rFonts w:cs="Open Sans"/>
        </w:rPr>
        <w:t>2014)</w:t>
      </w:r>
      <w:r w:rsidR="005C020C" w:rsidRPr="7368F10E">
        <w:rPr>
          <w:rFonts w:eastAsiaTheme="minorEastAsia"/>
        </w:rPr>
        <w:fldChar w:fldCharType="end"/>
      </w:r>
      <w:r w:rsidR="001B0B65" w:rsidRPr="7368F10E">
        <w:rPr>
          <w:rFonts w:eastAsiaTheme="minorEastAsia"/>
        </w:rPr>
        <w:t xml:space="preserve"> </w:t>
      </w:r>
      <w:r w:rsidR="006B6C79" w:rsidRPr="7368F10E">
        <w:rPr>
          <w:rFonts w:eastAsiaTheme="minorEastAsia"/>
        </w:rPr>
        <w:t xml:space="preserve">and </w:t>
      </w:r>
      <w:r w:rsidR="001B0B65" w:rsidRPr="7368F10E">
        <w:rPr>
          <w:rFonts w:eastAsiaTheme="minorEastAsia"/>
        </w:rPr>
        <w:fldChar w:fldCharType="begin"/>
      </w:r>
      <w:r w:rsidR="008C7004" w:rsidRPr="7368F10E">
        <w:rPr>
          <w:rFonts w:eastAsiaTheme="minorEastAsia"/>
        </w:rPr>
        <w:instrText xml:space="preserve"> ADDIN ZOTERO_ITEM CSL_CITATION {"citationID":"QF9CtIgC","properties":{"formattedCitation":"(T\\uc0\\u243{}th 2021)","plainCitation":"(Tóth 2021)","dontUpdate":true,"noteIndex":0},"citationItems":[{"id":19318,"uris":["http://zotero.org/groups/4867909/items/TTKXZDSM"],"itemData":{"id":19318,"type":"article-journal","container-title":"SSRN Electronic Journal","DOI":"10.2139/ssrn.3797143","ISSN":"1556-5068","journalAbbreviation":"SSRN Journal","language":"en","source":"DOI.org (Crossref)","title":"A Multivariate Unobserved Components Model to Estimate Potential Output in the Euro Area: A Production Function Based Approach","title-short":"A Multivariate Unobserved Components Model to Estimate Potential Output in the Euro Area","URL":"https://www.ssrn.com/abstract=3797143","author":[{"family":"Tóth","given":"Máté"}],"accessed":{"date-parts":[["2025",9,29]]},"issued":{"date-parts":[["2021"]]}}}],"schema":"https://github.com/citation-style-language/schema/raw/master/csl-citation.json"} </w:instrText>
      </w:r>
      <w:r w:rsidR="001B0B65" w:rsidRPr="7368F10E">
        <w:rPr>
          <w:rFonts w:eastAsiaTheme="minorEastAsia"/>
        </w:rPr>
        <w:fldChar w:fldCharType="separate"/>
      </w:r>
      <w:r w:rsidR="001B0B65" w:rsidRPr="001B0B65">
        <w:rPr>
          <w:rFonts w:cs="Open Sans"/>
        </w:rPr>
        <w:t xml:space="preserve">Tóth </w:t>
      </w:r>
      <w:r w:rsidR="001B0B65">
        <w:rPr>
          <w:rFonts w:cs="Open Sans"/>
        </w:rPr>
        <w:t>(</w:t>
      </w:r>
      <w:r w:rsidR="001B0B65" w:rsidRPr="001B0B65">
        <w:rPr>
          <w:rFonts w:cs="Open Sans"/>
        </w:rPr>
        <w:t>2021)</w:t>
      </w:r>
      <w:r w:rsidR="001B0B65" w:rsidRPr="7368F10E">
        <w:rPr>
          <w:rFonts w:eastAsiaTheme="minorEastAsia"/>
        </w:rPr>
        <w:fldChar w:fldCharType="end"/>
      </w:r>
      <w:r w:rsidR="001B0B65" w:rsidRPr="7368F10E">
        <w:rPr>
          <w:rFonts w:eastAsiaTheme="minorEastAsia"/>
        </w:rPr>
        <w:t>.</w:t>
      </w:r>
    </w:p>
    <w:p w14:paraId="43B847F2" w14:textId="1CC743FA" w:rsidR="00F005D9" w:rsidRPr="000A144E" w:rsidRDefault="00F005D9" w:rsidP="00E846D8">
      <w:r w:rsidRPr="000A144E">
        <w:rPr>
          <w:b/>
          <w:bCs/>
        </w:rPr>
        <w:t>Potential output and the output gap</w:t>
      </w:r>
    </w:p>
    <w:p w14:paraId="24D3601B" w14:textId="60A71843" w:rsidR="00F005D9" w:rsidRPr="000A144E" w:rsidRDefault="00396EAF" w:rsidP="00E846D8">
      <w:r w:rsidRPr="000A144E">
        <w:t xml:space="preserve">As in EUCAM, potential output </w:t>
      </w:r>
      <w:r w:rsidR="00CB624C" w:rsidRPr="000A144E">
        <w:t>(</w:t>
      </w:r>
      <m:oMath>
        <m:bar>
          <m:barPr>
            <m:pos m:val="top"/>
            <m:ctrlPr>
              <w:rPr>
                <w:rFonts w:ascii="Cambria Math" w:hAnsi="Cambria Math"/>
                <w:i/>
              </w:rPr>
            </m:ctrlPr>
          </m:barPr>
          <m:e>
            <m:r>
              <w:rPr>
                <w:rFonts w:ascii="Cambria Math" w:hAnsi="Cambria Math"/>
              </w:rPr>
              <m:t>y</m:t>
            </m:r>
          </m:e>
        </m:bar>
      </m:oMath>
      <w:r w:rsidR="00CB624C" w:rsidRPr="6AA857D1">
        <w:rPr>
          <w:rFonts w:eastAsiaTheme="minorEastAsia"/>
        </w:rPr>
        <w:t>)</w:t>
      </w:r>
      <w:r w:rsidRPr="000A144E">
        <w:t xml:space="preserve"> is modelled as the trend components </w:t>
      </w:r>
      <w:r w:rsidR="00C95263" w:rsidRPr="000A144E">
        <w:t>of TFP</w:t>
      </w:r>
      <w:r w:rsidR="00A016A8" w:rsidRPr="000A144E">
        <w:t xml:space="preserve"> (</w:t>
      </w:r>
      <m:oMath>
        <m:bar>
          <m:barPr>
            <m:pos m:val="top"/>
            <m:ctrlPr>
              <w:rPr>
                <w:rFonts w:ascii="Cambria Math" w:hAnsi="Cambria Math"/>
                <w:i/>
              </w:rPr>
            </m:ctrlPr>
          </m:barPr>
          <m:e>
            <m:r>
              <w:rPr>
                <w:rFonts w:ascii="Cambria Math" w:hAnsi="Cambria Math"/>
              </w:rPr>
              <m:t>sr</m:t>
            </m:r>
          </m:e>
        </m:bar>
      </m:oMath>
      <w:r w:rsidR="004006CF" w:rsidRPr="6AA857D1">
        <w:rPr>
          <w:rFonts w:eastAsiaTheme="minorEastAsia"/>
        </w:rPr>
        <w:t>)</w:t>
      </w:r>
      <w:r w:rsidR="00C95263" w:rsidRPr="000A144E">
        <w:t>, labour input</w:t>
      </w:r>
      <w:r w:rsidR="004006CF" w:rsidRPr="000A144E">
        <w:t xml:space="preserve"> (</w:t>
      </w:r>
      <m:oMath>
        <m:bar>
          <m:barPr>
            <m:pos m:val="top"/>
            <m:ctrlPr>
              <w:rPr>
                <w:rFonts w:ascii="Cambria Math" w:hAnsi="Cambria Math"/>
                <w:i/>
              </w:rPr>
            </m:ctrlPr>
          </m:barPr>
          <m:e>
            <m:r>
              <w:rPr>
                <w:rFonts w:ascii="Cambria Math" w:hAnsi="Cambria Math"/>
              </w:rPr>
              <m:t>l</m:t>
            </m:r>
          </m:e>
        </m:bar>
      </m:oMath>
      <w:r w:rsidR="004006CF" w:rsidRPr="6AA857D1">
        <w:rPr>
          <w:rFonts w:eastAsiaTheme="minorEastAsia"/>
        </w:rPr>
        <w:t>)</w:t>
      </w:r>
      <w:r w:rsidR="00C95263" w:rsidRPr="000A144E">
        <w:t xml:space="preserve">, and capital </w:t>
      </w:r>
      <w:r w:rsidR="008C4C3A" w:rsidRPr="000A144E">
        <w:t xml:space="preserve">following a Cobb-Douglas production function. </w:t>
      </w:r>
      <w:r w:rsidR="00E25682" w:rsidRPr="000A144E">
        <w:t xml:space="preserve">We extend the EUCAM production function by explicitly differentiating between private </w:t>
      </w:r>
      <w:r w:rsidR="004006CF" w:rsidRPr="000A144E">
        <w:t>(</w:t>
      </w:r>
      <m:oMath>
        <m:bar>
          <m:barPr>
            <m:pos m:val="top"/>
            <m:ctrlPr>
              <w:rPr>
                <w:rFonts w:ascii="Cambria Math" w:hAnsi="Cambria Math"/>
                <w:i/>
              </w:rPr>
            </m:ctrlPr>
          </m:barPr>
          <m:e>
            <m:sSup>
              <m:sSupPr>
                <m:ctrlPr>
                  <w:rPr>
                    <w:rFonts w:ascii="Cambria Math" w:hAnsi="Cambria Math"/>
                    <w:i/>
                  </w:rPr>
                </m:ctrlPr>
              </m:sSupPr>
              <m:e>
                <m:r>
                  <w:rPr>
                    <w:rFonts w:ascii="Cambria Math" w:hAnsi="Cambria Math"/>
                  </w:rPr>
                  <m:t>k</m:t>
                </m:r>
              </m:e>
              <m:sup>
                <m:r>
                  <w:rPr>
                    <w:rFonts w:ascii="Cambria Math" w:hAnsi="Cambria Math"/>
                  </w:rPr>
                  <m:t>M</m:t>
                </m:r>
              </m:sup>
            </m:sSup>
          </m:e>
        </m:bar>
      </m:oMath>
      <w:r w:rsidR="004006CF" w:rsidRPr="6AA857D1">
        <w:rPr>
          <w:rFonts w:eastAsiaTheme="minorEastAsia"/>
        </w:rPr>
        <w:t>)</w:t>
      </w:r>
      <w:r w:rsidR="00E25682" w:rsidRPr="000A144E">
        <w:t xml:space="preserve"> and public capital</w:t>
      </w:r>
      <w:r w:rsidR="00211A8D" w:rsidRPr="000A144E">
        <w:t xml:space="preserve"> (</w:t>
      </w:r>
      <m:oMath>
        <m:bar>
          <m:barPr>
            <m:pos m:val="top"/>
            <m:ctrlPr>
              <w:rPr>
                <w:rFonts w:ascii="Cambria Math" w:hAnsi="Cambria Math"/>
                <w:i/>
              </w:rPr>
            </m:ctrlPr>
          </m:barPr>
          <m:e>
            <m:sSup>
              <m:sSupPr>
                <m:ctrlPr>
                  <w:rPr>
                    <w:rFonts w:ascii="Cambria Math" w:hAnsi="Cambria Math"/>
                    <w:i/>
                  </w:rPr>
                </m:ctrlPr>
              </m:sSupPr>
              <m:e>
                <m:r>
                  <w:rPr>
                    <w:rFonts w:ascii="Cambria Math" w:hAnsi="Cambria Math"/>
                  </w:rPr>
                  <m:t>k</m:t>
                </m:r>
              </m:e>
              <m:sup>
                <m:r>
                  <w:rPr>
                    <w:rFonts w:ascii="Cambria Math" w:hAnsi="Cambria Math"/>
                  </w:rPr>
                  <m:t>G</m:t>
                </m:r>
              </m:sup>
            </m:sSup>
          </m:e>
        </m:bar>
      </m:oMath>
      <w:r w:rsidR="00211A8D" w:rsidRPr="6AA857D1">
        <w:rPr>
          <w:rFonts w:eastAsiaTheme="minorEastAsia"/>
        </w:rPr>
        <w:t>)</w:t>
      </w:r>
      <w:r w:rsidR="00C547DB" w:rsidRPr="000A144E">
        <w:t>.</w:t>
      </w:r>
      <w:r w:rsidR="00B76855" w:rsidRPr="00DF2D91">
        <w:rPr>
          <w:rStyle w:val="FootnoteReference"/>
        </w:rPr>
        <w:footnoteReference w:id="13"/>
      </w:r>
      <w:r w:rsidR="00C547DB" w:rsidRPr="000A144E">
        <w:t xml:space="preserve"> </w:t>
      </w:r>
      <w:r w:rsidR="00AB19D6" w:rsidRPr="000A144E">
        <w:t>In the univariate setup used in this paper, one can simply compute potential output from the trend components.</w:t>
      </w:r>
      <w:r w:rsidR="007C72FF" w:rsidRPr="000A144E">
        <w:t xml:space="preserve"> In the multivariate setup, </w:t>
      </w:r>
      <w:r w:rsidR="00670E98" w:rsidRPr="000A144E">
        <w:t xml:space="preserve">we follow </w:t>
      </w:r>
      <w:r w:rsidR="001B0B65" w:rsidRPr="6AA857D1">
        <w:rPr>
          <w:rFonts w:eastAsiaTheme="minorEastAsia"/>
        </w:rPr>
        <w:fldChar w:fldCharType="begin"/>
      </w:r>
      <w:r w:rsidR="008C7004">
        <w:rPr>
          <w:rFonts w:eastAsiaTheme="minorEastAsia"/>
        </w:rPr>
        <w:instrText xml:space="preserve"> ADDIN ZOTERO_ITEM CSL_CITATION {"citationID":"RuihP6l1","properties":{"formattedCitation":"(T\\uc0\\u243{}th 2021)","plainCitation":"(Tóth 2021)","dontUpdate":true,"noteIndex":0},"citationItems":[{"id":19318,"uris":["http://zotero.org/groups/4867909/items/TTKXZDSM"],"itemData":{"id":19318,"type":"article-journal","container-title":"SSRN Electronic Journal","DOI":"10.2139/ssrn.3797143","ISSN":"1556-5068","journalAbbreviation":"SSRN Journal","language":"en","source":"DOI.org (Crossref)","title":"A Multivariate Unobserved Components Model to Estimate Potential Output in the Euro Area: A Production Function Based Approach","title-short":"A Multivariate Unobserved Components Model to Estimate Potential Output in the Euro Area","URL":"https://www.ssrn.com/abstract=3797143","author":[{"family":"Tóth","given":"Máté"}],"accessed":{"date-parts":[["2025",9,29]]},"issued":{"date-parts":[["2021"]]}}}],"schema":"https://github.com/citation-style-language/schema/raw/master/csl-citation.json"} </w:instrText>
      </w:r>
      <w:r w:rsidR="001B0B65" w:rsidRPr="6AA857D1">
        <w:rPr>
          <w:rFonts w:eastAsiaTheme="minorEastAsia"/>
        </w:rPr>
        <w:fldChar w:fldCharType="separate"/>
      </w:r>
      <w:r w:rsidR="001B0B65" w:rsidRPr="001B0B65">
        <w:rPr>
          <w:rFonts w:cs="Open Sans"/>
        </w:rPr>
        <w:t xml:space="preserve">Tóth </w:t>
      </w:r>
      <w:r w:rsidR="001B0B65">
        <w:rPr>
          <w:rFonts w:cs="Open Sans"/>
        </w:rPr>
        <w:t>(</w:t>
      </w:r>
      <w:r w:rsidR="001B0B65" w:rsidRPr="001B0B65">
        <w:rPr>
          <w:rFonts w:cs="Open Sans"/>
        </w:rPr>
        <w:t>2021)</w:t>
      </w:r>
      <w:r w:rsidR="001B0B65" w:rsidRPr="6AA857D1">
        <w:rPr>
          <w:rFonts w:eastAsiaTheme="minorEastAsia"/>
        </w:rPr>
        <w:fldChar w:fldCharType="end"/>
      </w:r>
      <w:r w:rsidR="001B0B65" w:rsidRPr="6AA857D1">
        <w:rPr>
          <w:rFonts w:eastAsiaTheme="minorEastAsia"/>
        </w:rPr>
        <w:t xml:space="preserve"> </w:t>
      </w:r>
      <w:r w:rsidR="005D04FA" w:rsidRPr="000A144E">
        <w:t xml:space="preserve">in </w:t>
      </w:r>
      <w:r w:rsidR="00670E98" w:rsidRPr="000A144E">
        <w:t>decompos</w:t>
      </w:r>
      <w:r w:rsidR="005D04FA" w:rsidRPr="000A144E">
        <w:t>ing</w:t>
      </w:r>
      <w:r w:rsidR="00670E98" w:rsidRPr="000A144E">
        <w:t xml:space="preserve"> observed GDP into a trend (potential output) and a cycle (output gap).</w:t>
      </w:r>
      <w:r w:rsidR="005D04FA" w:rsidRPr="000A144E">
        <w:t xml:space="preserve"> The</w:t>
      </w:r>
      <w:r w:rsidR="007C72FF" w:rsidRPr="000A144E">
        <w:t xml:space="preserve"> output gap is modelled as</w:t>
      </w:r>
      <w:r w:rsidR="005D04FA" w:rsidRPr="000A144E">
        <w:t xml:space="preserve"> an</w:t>
      </w:r>
      <w:r w:rsidR="007C72FF" w:rsidRPr="000A144E">
        <w:t xml:space="preserve"> AR(2) cycle and </w:t>
      </w:r>
      <w:r w:rsidR="005D04FA" w:rsidRPr="000A144E">
        <w:t xml:space="preserve">is </w:t>
      </w:r>
      <w:r w:rsidR="00BC4B08" w:rsidRPr="000A144E">
        <w:t>connected</w:t>
      </w:r>
      <w:r w:rsidR="005D04FA" w:rsidRPr="000A144E">
        <w:t xml:space="preserve"> to </w:t>
      </w:r>
      <w:r w:rsidR="00DE158C" w:rsidRPr="000A144E">
        <w:t>inflation via a Phillips curve-type relationship</w:t>
      </w:r>
      <w:r w:rsidR="00D44174" w:rsidRPr="000A144E">
        <w:t>.</w:t>
      </w:r>
    </w:p>
    <w:p w14:paraId="1B944994" w14:textId="77777777" w:rsidR="00EC52B7" w:rsidRPr="000A144E" w:rsidRDefault="00000000" w:rsidP="00E846D8">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y</m:t>
                  </m:r>
                </m:e>
              </m:bar>
            </m:e>
            <m:sub>
              <m:r>
                <w:rPr>
                  <w:rFonts w:ascii="Cambria Math" w:hAnsi="Cambria Math"/>
                </w:rPr>
                <m:t>t</m:t>
              </m:r>
            </m:sub>
          </m:sSub>
          <m:r>
            <w:rPr>
              <w:rFonts w:ascii="Cambria Math" w:hAnsi="Cambria Math"/>
            </w:rPr>
            <m:t>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oMath>
      </m:oMathPara>
    </w:p>
    <w:p w14:paraId="05445307" w14:textId="3BC54399" w:rsidR="00662D39" w:rsidRPr="006C54C0" w:rsidRDefault="00000000" w:rsidP="00E846D8">
      <w:pPr>
        <w:rPr>
          <w:rFonts w:eastAsiaTheme="minorEastAsia"/>
        </w:rPr>
      </w:pPr>
      <m:oMathPara>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y</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sr</m:t>
                  </m:r>
                </m:e>
              </m:bar>
            </m:e>
            <m:sub>
              <m:r>
                <w:rPr>
                  <w:rFonts w:ascii="Cambria Math" w:eastAsiaTheme="minorEastAsia" w:hAnsi="Cambria Math"/>
                </w:rPr>
                <m:t>t</m:t>
              </m:r>
            </m:sub>
          </m:sSub>
          <m:r>
            <w:rPr>
              <w:rFonts w:ascii="Cambria Math" w:eastAsiaTheme="minorEastAsia" w:hAnsi="Cambria Math"/>
            </w:rPr>
            <m:t>+0.65⋅</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l</m:t>
                  </m:r>
                </m:e>
              </m:bar>
            </m:e>
            <m:sub>
              <m:r>
                <w:rPr>
                  <w:rFonts w:ascii="Cambria Math" w:eastAsiaTheme="minorEastAsia" w:hAnsi="Cambria Math"/>
                </w:rPr>
                <m:t>t</m:t>
              </m:r>
            </m:sub>
          </m:sSub>
          <m:r>
            <w:rPr>
              <w:rFonts w:ascii="Cambria Math" w:eastAsiaTheme="minorEastAsia" w:hAnsi="Cambria Math"/>
            </w:rPr>
            <m:t>+0.25⋅</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bar>
            </m:e>
            <m:sub>
              <m:r>
                <w:rPr>
                  <w:rFonts w:ascii="Cambria Math" w:eastAsiaTheme="minorEastAsia" w:hAnsi="Cambria Math"/>
                </w:rPr>
                <m:t>t</m:t>
              </m:r>
            </m:sub>
          </m:sSub>
          <m:r>
            <w:rPr>
              <w:rFonts w:ascii="Cambria Math" w:eastAsiaTheme="minorEastAsia" w:hAnsi="Cambria Math"/>
            </w:rPr>
            <m:t>+0.1⋅</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bar>
            </m:e>
            <m:sub>
              <m:r>
                <w:rPr>
                  <w:rFonts w:ascii="Cambria Math" w:eastAsiaTheme="minorEastAsia" w:hAnsi="Cambria Math"/>
                </w:rPr>
                <m:t>t</m:t>
              </m:r>
            </m:sub>
          </m:sSub>
        </m:oMath>
      </m:oMathPara>
    </w:p>
    <w:p w14:paraId="52AE9609" w14:textId="77777777" w:rsidR="006C54C0" w:rsidRPr="000A144E" w:rsidRDefault="006C54C0" w:rsidP="00E846D8">
      <w:pPr>
        <w:rPr>
          <w:rFonts w:eastAsiaTheme="minorEastAsia"/>
        </w:rPr>
      </w:pPr>
    </w:p>
    <w:p w14:paraId="677C6789" w14:textId="78D68E63" w:rsidR="00C4276E" w:rsidRPr="000A144E" w:rsidRDefault="00D954B9" w:rsidP="00E846D8">
      <w:pPr>
        <w:rPr>
          <w:b/>
        </w:rPr>
      </w:pPr>
      <w:r w:rsidRPr="000A144E">
        <w:rPr>
          <w:b/>
          <w:bCs/>
        </w:rPr>
        <w:t>Total factor productivity</w:t>
      </w:r>
    </w:p>
    <w:p w14:paraId="4EE9433F" w14:textId="6DA05128" w:rsidR="00D954B9" w:rsidRPr="000A144E" w:rsidRDefault="009F4F6F" w:rsidP="00E846D8">
      <w:r>
        <w:lastRenderedPageBreak/>
        <w:t xml:space="preserve">TFP is specified exactly as in the EUCAM: it follows a local-linear trend with a persistent </w:t>
      </w:r>
      <w:r w:rsidR="001779D8">
        <w:t xml:space="preserve">drifting slope and a cyclical AR(2) process parameterised by </w:t>
      </w:r>
      <w:r w:rsidR="0019586D">
        <w:t xml:space="preserve">amplitude </w:t>
      </w:r>
      <w:r w:rsidR="00C826F2">
        <w:t>and period</w:t>
      </w:r>
      <w:r w:rsidR="00B9439A">
        <w:t xml:space="preserve">. Moreover, </w:t>
      </w:r>
      <w:r w:rsidR="00B31F6D">
        <w:t xml:space="preserve">a capacity utilisation </w:t>
      </w:r>
      <w:r w:rsidR="00A81607">
        <w:t>measure</w:t>
      </w:r>
      <w:r w:rsidR="00B31F6D">
        <w:t xml:space="preserve"> is included to </w:t>
      </w:r>
      <w:r w:rsidR="00F57B7D">
        <w:t>help identify the TFP cycle</w:t>
      </w:r>
      <w:r w:rsidR="00C826F2">
        <w:t xml:space="preserve"> (</w:t>
      </w:r>
      <w:r w:rsidR="00891FB4">
        <w:t>for a detailed explanation of all variables</w:t>
      </w:r>
      <w:r w:rsidR="00100FDA">
        <w:t xml:space="preserve">, </w:t>
      </w:r>
      <w:r w:rsidR="00891FB4">
        <w:t>see</w:t>
      </w:r>
      <w:r w:rsidR="001B0B65">
        <w:t xml:space="preserve"> </w:t>
      </w:r>
      <w:r w:rsidRPr="7368F10E">
        <w:rPr>
          <w:rFonts w:eastAsiaTheme="minorEastAsia"/>
        </w:rPr>
        <w:fldChar w:fldCharType="begin"/>
      </w:r>
      <w:r w:rsidRPr="7368F10E">
        <w:rPr>
          <w:rFonts w:eastAsiaTheme="minorEastAsia"/>
        </w:rPr>
        <w:instrText xml:space="preserve"> ADDIN ZOTERO_ITEM CSL_CITATION {"citationID":"V7QDzrkM","properties":{"formattedCitation":"(Havik et al. 2014)","plainCitation":"(Havik et al. 2014)","dontUpdate":true,"noteIndex":0},"citationItems":[{"id":807,"uris":["http://zotero.org/groups/4867909/items/2QSUJD44"],"itemData":{"id":807,"type":"report","genre":"Economic Papers","note":"Citation Key: Havik2014\nDOI: 10.2765/71437\ntex.group_id: output\ntex.owner: leona\ntex.ranking: rank4","number":"535","publisher":"Europäische Kommission","title":"The Production Function Methodology for Calculating Potential Growth Rates &amp; Output Gaps","URL":"https://ec.europa.eu/economy_finance/publications/economic_paper/2014/pdf/ecp535_en.pdf","author":[{"family":"Havik","given":"Karel"},{"family":"Morrow","given":"Kieran Mc"},{"family":"Orlandi","given":"Fabrice"},{"family":"Planas","given":"Christophe"},{"family":"Raciborski","given":"Rafal"},{"family":"Roeger","given":"Werner"},{"family":"Rossi","given":"Alessandro"},{"family":"Thum-Thysen","given":"Anna"},{"family":"Vandermeulen","given":"Valerie"}],"accessed":{"date-parts":[["2024",5,2]]},"issued":{"date-parts":[["2014"]]}}}],"schema":"https://github.com/citation-style-language/schema/raw/master/csl-citation.json"} </w:instrText>
      </w:r>
      <w:r w:rsidRPr="7368F10E">
        <w:rPr>
          <w:rFonts w:eastAsiaTheme="minorEastAsia"/>
        </w:rPr>
        <w:fldChar w:fldCharType="separate"/>
      </w:r>
      <w:r w:rsidR="001B0B65" w:rsidRPr="7368F10E">
        <w:rPr>
          <w:rFonts w:cs="Open Sans"/>
        </w:rPr>
        <w:t>Havik et al. (2014)</w:t>
      </w:r>
      <w:r w:rsidRPr="7368F10E">
        <w:rPr>
          <w:rFonts w:eastAsiaTheme="minorEastAsia"/>
        </w:rPr>
        <w:fldChar w:fldCharType="end"/>
      </w:r>
      <w:r w:rsidR="00C826F2">
        <w:t>).</w:t>
      </w:r>
      <w:r w:rsidR="00875841">
        <w:t xml:space="preserve"> </w:t>
      </w:r>
      <w:r w:rsidR="00F57B7D">
        <w:t xml:space="preserve">Future extensions can add innovation-relevant variables, such as R&amp;D intensity, directly to the slope equation </w:t>
      </w:r>
      <w:r w:rsidR="00EB2969">
        <w:t xml:space="preserve">to make trend growth </w:t>
      </w:r>
      <w:r w:rsidR="00542076">
        <w:t xml:space="preserve">systematically </w:t>
      </w:r>
      <w:r w:rsidR="00EB2969">
        <w:t>policy</w:t>
      </w:r>
      <w:r w:rsidR="009A7D0B">
        <w:t>-</w:t>
      </w:r>
      <w:r w:rsidR="00EB2969">
        <w:t>responsive</w:t>
      </w:r>
      <w:r w:rsidR="00542076">
        <w:t xml:space="preserve">. As with all other blocks, the decision on which variables to include should be </w:t>
      </w:r>
      <w:r w:rsidR="00B75D48">
        <w:t xml:space="preserve">based on economic intuition and </w:t>
      </w:r>
      <w:r w:rsidR="009D61DB">
        <w:t xml:space="preserve">(future) </w:t>
      </w:r>
      <w:r w:rsidR="00B75D48">
        <w:t>academic literature</w:t>
      </w:r>
      <w:r w:rsidR="009D61DB">
        <w:t xml:space="preserve"> assessing the impacts of policy channels on trend components of GDP.</w:t>
      </w:r>
    </w:p>
    <w:p w14:paraId="4ABD17C8" w14:textId="1370ADCC" w:rsidR="008060D9" w:rsidRPr="000A144E" w:rsidRDefault="00035719" w:rsidP="00E846D8">
      <w:pPr>
        <w:rPr>
          <w:rFonts w:eastAsiaTheme="minorEastAsia"/>
        </w:rPr>
      </w:pPr>
      <m:oMathPara>
        <m:oMath>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sr</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sr</m:t>
                  </m:r>
                </m:e>
              </m:acc>
            </m:e>
            <m:sub>
              <m:r>
                <w:rPr>
                  <w:rFonts w:ascii="Cambria Math" w:eastAsiaTheme="minorEastAsia" w:hAnsi="Cambria Math"/>
                </w:rPr>
                <m:t>t</m:t>
              </m:r>
            </m:sub>
          </m:sSub>
        </m:oMath>
      </m:oMathPara>
    </w:p>
    <w:p w14:paraId="21DA6209" w14:textId="3E0B18A4" w:rsidR="009D61DB" w:rsidRPr="000A144E" w:rsidRDefault="00000000" w:rsidP="00E846D8">
      <w:pPr>
        <w:rPr>
          <w:rFonts w:eastAsiaTheme="minorEastAsia"/>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sr</m:t>
                  </m:r>
                </m:e>
              </m:bar>
            </m:e>
            <m:sub>
              <m:r>
                <w:rPr>
                  <w:rFonts w:ascii="Cambria Math" w:hAnsi="Cambria Math"/>
                </w:rPr>
                <m:t>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sr</m:t>
                  </m:r>
                </m:e>
              </m:bar>
            </m:e>
            <m:sub>
              <m:r>
                <w:rPr>
                  <w:rFonts w:ascii="Cambria Math" w:hAnsi="Cambria Math"/>
                </w:rPr>
                <m:t>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sr</m:t>
                  </m:r>
                </m:e>
              </m:acc>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bar>
                <m:barPr>
                  <m:pos m:val="top"/>
                  <m:ctrlPr>
                    <w:rPr>
                      <w:rFonts w:ascii="Cambria Math" w:hAnsi="Cambria Math"/>
                      <w:i/>
                    </w:rPr>
                  </m:ctrlPr>
                </m:barPr>
                <m:e>
                  <m:r>
                    <w:rPr>
                      <w:rFonts w:ascii="Cambria Math" w:hAnsi="Cambria Math"/>
                    </w:rPr>
                    <m:t>sr</m:t>
                  </m:r>
                </m:e>
              </m:bar>
              <m:r>
                <w:rPr>
                  <w:rFonts w:ascii="Cambria Math" w:hAnsi="Cambria Math"/>
                </w:rPr>
                <m:t>,t</m:t>
              </m:r>
            </m:sub>
          </m:sSub>
        </m:oMath>
      </m:oMathPara>
    </w:p>
    <w:p w14:paraId="0BA66BE4" w14:textId="35DDD71B" w:rsidR="00DF16C3" w:rsidRPr="000A144E" w:rsidRDefault="00000000" w:rsidP="00E846D8">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sr</m:t>
                  </m:r>
                </m:e>
              </m:acc>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w:rPr>
                      <w:rFonts w:ascii="Cambria Math" w:hAnsi="Cambria Math"/>
                    </w:rPr>
                    <m:t>sr</m:t>
                  </m:r>
                </m:sub>
              </m:sSub>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sr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sr</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sr</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r>
                    <w:rPr>
                      <w:rFonts w:ascii="Cambria Math" w:eastAsiaTheme="minorEastAsia" w:hAnsi="Cambria Math"/>
                    </w:rPr>
                    <m:t>sr</m:t>
                  </m:r>
                </m:e>
              </m:acc>
              <m:r>
                <w:rPr>
                  <w:rFonts w:ascii="Cambria Math" w:eastAsiaTheme="minorEastAsia" w:hAnsi="Cambria Math"/>
                </w:rPr>
                <m:t>,t</m:t>
              </m:r>
            </m:sub>
          </m:sSub>
        </m:oMath>
      </m:oMathPara>
    </w:p>
    <w:p w14:paraId="4791E1F9" w14:textId="0CBA5F16" w:rsidR="00EA2ACD" w:rsidRPr="000A144E" w:rsidRDefault="00000000" w:rsidP="00EA2ACD">
      <m:oMathPara>
        <m:oMath>
          <m:sSub>
            <m:sSubPr>
              <m:ctrlPr>
                <w:rPr>
                  <w:rFonts w:ascii="Cambria Math" w:hAnsi="Cambria Math"/>
                  <w:i/>
                </w:rPr>
              </m:ctrlPr>
            </m:sSubPr>
            <m:e>
              <m:acc>
                <m:accPr>
                  <m:ctrlPr>
                    <w:rPr>
                      <w:rFonts w:ascii="Cambria Math" w:hAnsi="Cambria Math"/>
                      <w:i/>
                    </w:rPr>
                  </m:ctrlPr>
                </m:accPr>
                <m:e>
                  <m:r>
                    <w:rPr>
                      <w:rFonts w:ascii="Cambria Math" w:hAnsi="Cambria Math"/>
                    </w:rPr>
                    <m:t>sr</m:t>
                  </m:r>
                </m:e>
              </m:acc>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acc>
                <m:accPr>
                  <m:ctrlPr>
                    <w:rPr>
                      <w:rFonts w:ascii="Cambria Math" w:hAnsi="Cambria Math"/>
                      <w:i/>
                    </w:rPr>
                  </m:ctrlPr>
                </m:accPr>
                <m:e>
                  <m:r>
                    <w:rPr>
                      <w:rFonts w:ascii="Cambria Math" w:hAnsi="Cambria Math"/>
                    </w:rPr>
                    <m:t>sr</m:t>
                  </m:r>
                </m:e>
              </m:acc>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sr</m:t>
                  </m:r>
                </m:e>
              </m:acc>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ϕ</m:t>
              </m:r>
            </m:e>
            <m:sub>
              <m:sSub>
                <m:sSubPr>
                  <m:ctrlPr>
                    <w:rPr>
                      <w:rFonts w:ascii="Cambria Math" w:hAnsi="Cambria Math"/>
                      <w:i/>
                    </w:rPr>
                  </m:ctrlPr>
                </m:sSubPr>
                <m:e>
                  <m:acc>
                    <m:accPr>
                      <m:ctrlPr>
                        <w:rPr>
                          <w:rFonts w:ascii="Cambria Math" w:hAnsi="Cambria Math"/>
                          <w:i/>
                        </w:rPr>
                      </m:ctrlPr>
                    </m:accPr>
                    <m:e>
                      <m:r>
                        <w:rPr>
                          <w:rFonts w:ascii="Cambria Math" w:hAnsi="Cambria Math"/>
                        </w:rPr>
                        <m:t>sr</m:t>
                      </m:r>
                    </m:e>
                  </m:acc>
                </m:e>
                <m:sub>
                  <m:r>
                    <w:rPr>
                      <w:rFonts w:ascii="Cambria Math" w:hAnsi="Cambria Math"/>
                    </w:rPr>
                    <m:t>t-2</m:t>
                  </m:r>
                </m:sub>
              </m:sSub>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sr</m:t>
                  </m:r>
                </m:e>
              </m:acc>
            </m:e>
            <m:sub>
              <m:r>
                <w:rPr>
                  <w:rFonts w:ascii="Cambria Math" w:hAnsi="Cambria Math"/>
                </w:rPr>
                <m:t>t-2</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acc>
                <m:accPr>
                  <m:ctrlPr>
                    <w:rPr>
                      <w:rFonts w:ascii="Cambria Math" w:hAnsi="Cambria Math"/>
                      <w:i/>
                    </w:rPr>
                  </m:ctrlPr>
                </m:accPr>
                <m:e>
                  <m:r>
                    <w:rPr>
                      <w:rFonts w:ascii="Cambria Math" w:hAnsi="Cambria Math"/>
                    </w:rPr>
                    <m:t>sr</m:t>
                  </m:r>
                </m:e>
              </m:acc>
              <m:r>
                <w:rPr>
                  <w:rFonts w:ascii="Cambria Math" w:hAnsi="Cambria Math"/>
                </w:rPr>
                <m:t>,t</m:t>
              </m:r>
            </m:sub>
          </m:sSub>
        </m:oMath>
      </m:oMathPara>
    </w:p>
    <w:p w14:paraId="10218D3F" w14:textId="74EF3E90" w:rsidR="00D205DC" w:rsidRPr="000A144E" w:rsidRDefault="009930BE" w:rsidP="00D205DC">
      <w:pPr>
        <w:rPr>
          <w:rFonts w:eastAsiaTheme="minorEastAsia"/>
        </w:rPr>
      </w:pPr>
      <m:oMathPara>
        <m:oMath>
          <m:r>
            <w:rPr>
              <w:rFonts w:ascii="Cambria Math" w:hAnsi="Cambria Math"/>
            </w:rPr>
            <m:t>c</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cu</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cu</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sr</m:t>
                  </m:r>
                </m:e>
              </m:acc>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cu,t</m:t>
              </m:r>
            </m:sub>
          </m:sSub>
        </m:oMath>
      </m:oMathPara>
    </w:p>
    <w:p w14:paraId="0149BBDA" w14:textId="678C4843" w:rsidR="00CD3E40" w:rsidRPr="000A144E" w:rsidRDefault="00000000" w:rsidP="00D205DC">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cu,t</m:t>
              </m:r>
            </m:sub>
          </m:sSub>
          <m:r>
            <w:rPr>
              <w:rFonts w:ascii="Cambria Math" w:eastAsiaTheme="minorEastAsia" w:hAnsi="Cambria Math"/>
            </w:rPr>
            <m:t>=</m:t>
          </m:r>
          <m:sSub>
            <m:sSubPr>
              <m:ctrlPr>
                <w:rPr>
                  <w:rFonts w:ascii="Cambria Math" w:hAnsi="Cambria Math"/>
                  <w:i/>
                </w:rPr>
              </m:ctrlPr>
            </m:sSubPr>
            <m:e>
              <m:r>
                <w:rPr>
                  <w:rFonts w:ascii="Cambria Math" w:hAnsi="Cambria Math"/>
                </w:rPr>
                <m:t>ϕ</m:t>
              </m:r>
            </m:e>
            <m:sub>
              <m:r>
                <w:rPr>
                  <w:rFonts w:ascii="Cambria Math" w:hAnsi="Cambria Math"/>
                </w:rPr>
                <m:t>cu</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cu,t-1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cu,t</m:t>
              </m:r>
            </m:sub>
          </m:sSub>
        </m:oMath>
      </m:oMathPara>
    </w:p>
    <w:p w14:paraId="432F48A7" w14:textId="18083414" w:rsidR="00A81607" w:rsidRPr="000A144E" w:rsidRDefault="00A81607" w:rsidP="00D205DC">
      <w:pPr>
        <w:rPr>
          <w:rFonts w:eastAsiaTheme="minorEastAsia"/>
          <w:b/>
        </w:rPr>
      </w:pPr>
      <w:r w:rsidRPr="000A144E">
        <w:rPr>
          <w:rFonts w:eastAsiaTheme="minorEastAsia"/>
          <w:b/>
          <w:bCs/>
        </w:rPr>
        <w:t>Labour input</w:t>
      </w:r>
    </w:p>
    <w:p w14:paraId="2E826C3D" w14:textId="70F29A37" w:rsidR="001A322D" w:rsidRPr="000A144E" w:rsidRDefault="006575E4" w:rsidP="00D205DC">
      <w:r w:rsidRPr="000A144E">
        <w:t>As in EUCAM, labour input is approximated</w:t>
      </w:r>
      <w:r w:rsidR="00CF59DD">
        <w:t xml:space="preserve"> by</w:t>
      </w:r>
      <w:r w:rsidRPr="000A144E">
        <w:t xml:space="preserve"> the product of working-age population</w:t>
      </w:r>
      <w:r w:rsidR="00177D8C" w:rsidRPr="000A144E">
        <w:t xml:space="preserve"> (</w:t>
      </w:r>
      <m:oMath>
        <m:r>
          <w:rPr>
            <w:rFonts w:ascii="Cambria Math" w:hAnsi="Cambria Math"/>
          </w:rPr>
          <m:t>wp</m:t>
        </m:r>
      </m:oMath>
      <w:r w:rsidR="00D4146C" w:rsidRPr="000A144E">
        <w:rPr>
          <w:rFonts w:eastAsiaTheme="minorEastAsia"/>
        </w:rPr>
        <w:t>)</w:t>
      </w:r>
      <w:r w:rsidRPr="000A144E">
        <w:t xml:space="preserve">, participation rate, the employment rate (as </w:t>
      </w:r>
      <w:r w:rsidR="004B4427" w:rsidRPr="000A144E">
        <w:t>the complement of the unemployment rate</w:t>
      </w:r>
      <w:r w:rsidR="00D4146C" w:rsidRPr="000A144E">
        <w:t xml:space="preserve"> </w:t>
      </w:r>
      <m:oMath>
        <m:r>
          <w:rPr>
            <w:rFonts w:ascii="Cambria Math" w:hAnsi="Cambria Math"/>
          </w:rPr>
          <m:t>u</m:t>
        </m:r>
      </m:oMath>
      <w:r w:rsidR="004B4427" w:rsidRPr="000A144E">
        <w:t>), and average hours worked</w:t>
      </w:r>
      <w:r w:rsidR="00D4146C" w:rsidRPr="000A144E">
        <w:t xml:space="preserve"> (</w:t>
      </w:r>
      <m:oMath>
        <m:r>
          <w:rPr>
            <w:rFonts w:ascii="Cambria Math" w:hAnsi="Cambria Math"/>
          </w:rPr>
          <m:t>ah</m:t>
        </m:r>
      </m:oMath>
      <w:r w:rsidR="00D4146C" w:rsidRPr="000A144E">
        <w:rPr>
          <w:rFonts w:eastAsiaTheme="minorEastAsia"/>
        </w:rPr>
        <w:t>)</w:t>
      </w:r>
      <w:r w:rsidR="004B4427" w:rsidRPr="000A144E">
        <w:t xml:space="preserve">. </w:t>
      </w:r>
      <w:r w:rsidR="00523F2C" w:rsidRPr="000A144E">
        <w:t xml:space="preserve">However, </w:t>
      </w:r>
      <w:r w:rsidR="00CE040A">
        <w:t>while the EUCAM</w:t>
      </w:r>
      <w:r w:rsidR="009E2D96" w:rsidRPr="000A144E">
        <w:t xml:space="preserve"> rel</w:t>
      </w:r>
      <w:r w:rsidR="007B191D">
        <w:t>ies</w:t>
      </w:r>
      <w:r w:rsidR="009E2D96" w:rsidRPr="000A144E">
        <w:t xml:space="preserve"> on HP filter</w:t>
      </w:r>
      <w:r w:rsidR="007B191D">
        <w:t>s</w:t>
      </w:r>
      <w:r w:rsidR="009E2D96" w:rsidRPr="000A144E">
        <w:t xml:space="preserve"> to decompose trend and cycle</w:t>
      </w:r>
      <w:r w:rsidR="00F95882">
        <w:t xml:space="preserve"> for participation rate and average hours worked</w:t>
      </w:r>
      <w:r w:rsidR="009E2D96" w:rsidRPr="000A144E">
        <w:t xml:space="preserve">, </w:t>
      </w:r>
      <w:r w:rsidR="00CF59DD">
        <w:t>we again use the</w:t>
      </w:r>
      <w:r w:rsidR="008063DC" w:rsidRPr="000A144E">
        <w:t xml:space="preserve"> </w:t>
      </w:r>
      <w:r w:rsidR="00523F2C" w:rsidRPr="000A144E">
        <w:t xml:space="preserve">Kalman filter to </w:t>
      </w:r>
      <w:r w:rsidR="00A602D2" w:rsidRPr="000A144E">
        <w:t xml:space="preserve">estimate </w:t>
      </w:r>
      <w:r w:rsidR="00CF59DD">
        <w:t xml:space="preserve">all </w:t>
      </w:r>
      <w:r w:rsidR="00A602D2" w:rsidRPr="000A144E">
        <w:t xml:space="preserve">trend and cycle </w:t>
      </w:r>
      <w:r w:rsidR="00CF59DD">
        <w:t>components</w:t>
      </w:r>
      <w:r w:rsidR="00A602D2" w:rsidRPr="000A144E">
        <w:t>.</w:t>
      </w:r>
      <w:r w:rsidR="001C6DD2" w:rsidRPr="000A144E">
        <w:t xml:space="preserve"> The trend component of labour supply is then </w:t>
      </w:r>
      <w:r w:rsidR="00BA5558" w:rsidRPr="000A144E">
        <w:t>aggregated</w:t>
      </w:r>
      <w:r w:rsidR="00C064AB" w:rsidRPr="000A144E">
        <w:t xml:space="preserve"> </w:t>
      </w:r>
      <w:r w:rsidR="00C77912" w:rsidRPr="000A144E">
        <w:t xml:space="preserve">via </w:t>
      </w:r>
      <w:r w:rsidR="00C064AB" w:rsidRPr="000A144E">
        <w:t xml:space="preserve">the trend </w:t>
      </w:r>
      <w:r w:rsidR="00E54170" w:rsidRPr="000A144E">
        <w:t xml:space="preserve">estimates </w:t>
      </w:r>
      <w:r w:rsidR="00C064AB" w:rsidRPr="000A144E">
        <w:t xml:space="preserve">of </w:t>
      </w:r>
      <w:r w:rsidR="00E54170" w:rsidRPr="000A144E">
        <w:t>each component.</w:t>
      </w:r>
    </w:p>
    <w:p w14:paraId="666E8C46" w14:textId="602202A0" w:rsidR="00E54170" w:rsidRPr="000A144E" w:rsidRDefault="00000000" w:rsidP="00D205DC">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 xml:space="preserve"> = w</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 l</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 + a</m:t>
          </m:r>
          <m:sSub>
            <m:sSubPr>
              <m:ctrlPr>
                <w:rPr>
                  <w:rFonts w:ascii="Cambria Math" w:hAnsi="Cambria Math"/>
                  <w:i/>
                </w:rPr>
              </m:ctrlPr>
            </m:sSubPr>
            <m:e>
              <m:r>
                <w:rPr>
                  <w:rFonts w:ascii="Cambria Math" w:hAnsi="Cambria Math"/>
                </w:rPr>
                <m:t>h</m:t>
              </m:r>
            </m:e>
            <m:sub>
              <m:r>
                <w:rPr>
                  <w:rFonts w:ascii="Cambria Math" w:hAnsi="Cambria Math"/>
                </w:rPr>
                <m:t>t</m:t>
              </m:r>
            </m:sub>
          </m:sSub>
        </m:oMath>
      </m:oMathPara>
    </w:p>
    <w:p w14:paraId="02DE50BC" w14:textId="2D2E7D13" w:rsidR="0067389C" w:rsidRPr="000A144E" w:rsidRDefault="00000000" w:rsidP="00D205DC">
      <w:pPr>
        <w:rPr>
          <w:rFonts w:eastAsiaTheme="minorEastAsia"/>
        </w:rPr>
      </w:pPr>
      <m:oMathPara>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l</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wp</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lp</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u</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ah</m:t>
                  </m:r>
                </m:e>
              </m:bar>
            </m:e>
            <m:sub>
              <m:r>
                <w:rPr>
                  <w:rFonts w:ascii="Cambria Math" w:eastAsiaTheme="minorEastAsia" w:hAnsi="Cambria Math"/>
                </w:rPr>
                <m:t>t</m:t>
              </m:r>
            </m:sub>
          </m:sSub>
        </m:oMath>
      </m:oMathPara>
    </w:p>
    <w:p w14:paraId="1011875E" w14:textId="2A6DAE2D" w:rsidR="007C6005" w:rsidRPr="000A144E" w:rsidRDefault="00823637" w:rsidP="00D205DC">
      <w:pPr>
        <w:rPr>
          <w:rFonts w:eastAsiaTheme="minorEastAsia"/>
        </w:rPr>
      </w:pPr>
      <w:r w:rsidRPr="000A144E">
        <w:rPr>
          <w:rFonts w:eastAsiaTheme="minorEastAsia"/>
          <w:b/>
        </w:rPr>
        <w:t>Working-age population</w:t>
      </w:r>
    </w:p>
    <w:p w14:paraId="7B382C48" w14:textId="77777777" w:rsidR="001A12F6" w:rsidRPr="000A144E" w:rsidRDefault="001A12F6" w:rsidP="001A12F6">
      <w:r w:rsidRPr="000A144E">
        <w:t xml:space="preserve">As </w:t>
      </w:r>
      <w:r>
        <w:t xml:space="preserve">the </w:t>
      </w:r>
      <w:r w:rsidRPr="000A144E">
        <w:t xml:space="preserve">working-age population is independent of the business cycle, it is simply treated as an exogenous variable in EUCAM. </w:t>
      </w:r>
      <w:r>
        <w:t xml:space="preserve">In the multivariate version of the PREM, we therefore </w:t>
      </w:r>
      <w:r w:rsidRPr="000A144E">
        <w:t>treat working-age population as an observable variable that is not decomposed into trend and cycle</w:t>
      </w:r>
      <w:r>
        <w:t xml:space="preserve"> (as is standard in the literature). We</w:t>
      </w:r>
      <w:r w:rsidRPr="000A144E">
        <w:t xml:space="preserve"> still define working-age population via the following set of state equations</w:t>
      </w:r>
      <w:r>
        <w:t xml:space="preserve"> for modelling purposes.</w:t>
      </w:r>
    </w:p>
    <w:p w14:paraId="3727BB90" w14:textId="3C574696" w:rsidR="008E5F2F" w:rsidRPr="000A144E" w:rsidRDefault="0069698F" w:rsidP="00D205DC">
      <w:pPr>
        <w:rPr>
          <w:rFonts w:eastAsiaTheme="minorEastAsia"/>
        </w:rPr>
      </w:pPr>
      <m:oMathPara>
        <m:oMath>
          <m:r>
            <w:rPr>
              <w:rFonts w:ascii="Cambria Math" w:hAnsi="Cambria Math"/>
            </w:rPr>
            <m:t>w</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wp</m:t>
                  </m:r>
                </m:e>
              </m:bar>
            </m:e>
            <m:sub>
              <m:r>
                <w:rPr>
                  <w:rFonts w:ascii="Cambria Math" w:eastAsiaTheme="minorEastAsia" w:hAnsi="Cambria Math"/>
                </w:rPr>
                <m:t>t</m:t>
              </m:r>
            </m:sub>
          </m:sSub>
        </m:oMath>
      </m:oMathPara>
    </w:p>
    <w:p w14:paraId="14173360" w14:textId="38C3832F" w:rsidR="00993C24" w:rsidRPr="000A144E" w:rsidRDefault="00000000" w:rsidP="00D205DC">
      <w:pPr>
        <w:rPr>
          <w:rFonts w:eastAsiaTheme="minorEastAsia"/>
        </w:rPr>
      </w:pPr>
      <m:oMathPara>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wp</m:t>
                  </m:r>
                </m:e>
              </m:bar>
            </m:e>
            <m:sub>
              <m:r>
                <w:rPr>
                  <w:rFonts w:ascii="Cambria Math" w:eastAsiaTheme="minorEastAsia" w:hAnsi="Cambria Math"/>
                </w:rPr>
                <m:t>t</m:t>
              </m:r>
            </m:sub>
          </m:sSub>
          <m:r>
            <w:rPr>
              <w:rFonts w:ascii="Cambria Math" w:eastAsiaTheme="minorEastAsia"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wp</m:t>
                  </m:r>
                </m:e>
              </m:bar>
            </m:e>
            <m:sub>
              <m:r>
                <w:rPr>
                  <w:rFonts w:ascii="Cambria Math" w:hAnsi="Cambria Math"/>
                </w:rPr>
                <m:t>t-1</m:t>
              </m:r>
            </m:sub>
          </m:sSub>
          <m:r>
            <w:rPr>
              <w:rFonts w:ascii="Cambria Math" w:hAnsi="Cambria Math"/>
            </w:rPr>
            <m:t>+</m:t>
          </m:r>
          <m:sSub>
            <m:sSubPr>
              <m:ctrlPr>
                <w:rPr>
                  <w:rFonts w:ascii="Cambria Math" w:hAnsi="Cambria Math"/>
                  <w:i/>
                </w:rPr>
              </m:ctrlPr>
            </m:sSubPr>
            <m:e>
              <m:acc>
                <m:accPr>
                  <m:chr m:val="̃"/>
                  <m:ctrlPr>
                    <w:rPr>
                      <w:rFonts w:ascii="Cambria Math" w:eastAsiaTheme="minorEastAsia" w:hAnsi="Cambria Math"/>
                      <w:i/>
                    </w:rPr>
                  </m:ctrlPr>
                </m:accPr>
                <m:e>
                  <m:r>
                    <w:rPr>
                      <w:rFonts w:ascii="Cambria Math" w:eastAsiaTheme="minorEastAsia" w:hAnsi="Cambria Math"/>
                    </w:rPr>
                    <m:t>wp</m:t>
                  </m:r>
                  <m:ctrlPr>
                    <w:rPr>
                      <w:rFonts w:ascii="Cambria Math" w:hAnsi="Cambria Math"/>
                      <w:i/>
                    </w:rPr>
                  </m:ctrlPr>
                </m:e>
              </m:acc>
            </m:e>
            <m:sub>
              <m:r>
                <w:rPr>
                  <w:rFonts w:ascii="Cambria Math" w:hAnsi="Cambria Math"/>
                </w:rPr>
                <m:t>t-1</m:t>
              </m:r>
            </m:sub>
          </m:sSub>
        </m:oMath>
      </m:oMathPara>
    </w:p>
    <w:p w14:paraId="72F25EC9" w14:textId="5E97972E" w:rsidR="005E254B" w:rsidRPr="000A144E" w:rsidRDefault="00000000" w:rsidP="00D205DC">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wp</m:t>
                  </m:r>
                </m:e>
              </m:acc>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acc>
                <m:accPr>
                  <m:chr m:val="̃"/>
                  <m:ctrlPr>
                    <w:rPr>
                      <w:rFonts w:ascii="Cambria Math" w:hAnsi="Cambria Math"/>
                      <w:i/>
                    </w:rPr>
                  </m:ctrlPr>
                </m:accPr>
                <m:e>
                  <m:r>
                    <w:rPr>
                      <w:rFonts w:ascii="Cambria Math" w:hAnsi="Cambria Math"/>
                    </w:rPr>
                    <m:t>wp</m:t>
                  </m:r>
                </m:e>
              </m:acc>
              <m:r>
                <w:rPr>
                  <w:rFonts w:ascii="Cambria Math" w:hAnsi="Cambria Math"/>
                </w:rPr>
                <m:t>,t</m:t>
              </m:r>
            </m:sub>
          </m:sSub>
        </m:oMath>
      </m:oMathPara>
    </w:p>
    <w:p w14:paraId="5FD46A96" w14:textId="623F699D" w:rsidR="00A4303A" w:rsidRPr="000A144E" w:rsidRDefault="00A4303A" w:rsidP="00D205DC">
      <w:pPr>
        <w:rPr>
          <w:rFonts w:eastAsiaTheme="minorEastAsia"/>
        </w:rPr>
      </w:pPr>
      <w:r w:rsidRPr="000A144E">
        <w:rPr>
          <w:rFonts w:eastAsiaTheme="minorEastAsia"/>
          <w:b/>
          <w:bCs/>
        </w:rPr>
        <w:t xml:space="preserve">Participation </w:t>
      </w:r>
      <w:r w:rsidR="00297069" w:rsidRPr="000A144E">
        <w:rPr>
          <w:rFonts w:eastAsiaTheme="minorEastAsia"/>
          <w:b/>
          <w:bCs/>
        </w:rPr>
        <w:t>r</w:t>
      </w:r>
      <w:r w:rsidRPr="000A144E">
        <w:rPr>
          <w:rFonts w:eastAsiaTheme="minorEastAsia"/>
          <w:b/>
          <w:bCs/>
        </w:rPr>
        <w:t>ate</w:t>
      </w:r>
    </w:p>
    <w:p w14:paraId="6FD5935F" w14:textId="27258C4A" w:rsidR="00A23225" w:rsidRPr="000A144E" w:rsidRDefault="6AA857D1" w:rsidP="00EA2ACD">
      <w:r>
        <w:t xml:space="preserve">To minimise the deviation from EUCAM, we use a simple UCM to estimate the trend component of the labour force participation rate. As shown by </w:t>
      </w:r>
      <w:r w:rsidR="00D42ED0">
        <w:fldChar w:fldCharType="begin"/>
      </w:r>
      <w:r w:rsidR="008C7004">
        <w:instrText xml:space="preserve"> ADDIN ZOTERO_ITEM CSL_CITATION {"citationID":"UsdfOg65","properties":{"formattedCitation":"(Harvey &amp; Jaeger 1993)","plainCitation":"(Harvey &amp; Jaeger 1993)","dontUpdate":true,"noteIndex":0},"citationItems":[{"id":19322,"uris":["http://zotero.org/groups/4867909/items/8QUD8QKK"],"itemData":{"id":19322,"type":"article-journal","abstract":"The stylized facts of macroeconomic time series can be presented by fitting structural time series models. Within this framework, we analyze the consequences of the widely used detrending technique popularized by Hodrick and Prescott (1980). It is shown that mechanical detrending based on the Hodrick-Prescott filter can lead investigators to report spurious cyclical behavior, and this point is illustrated with empirical examples. Structural time-series models also allow investigators to deal explicitly with seasonal and irregular movements that may distort estimated cyclical components. Finally, the structural framework provides a basis for exposing the limitations of ARIMA methodology and models based on a deterministic trend with a single break. Copyright 1993 by John Wiley &amp; Sons, Ltd.","container-title":"Journal of Applied Econometrics","issue":"3","note":"publisher: John Wiley &amp; Sons, Ltd.","page":"231-47","source":"EconPapers","title":"Detrending, Stylized Facts and the Business Cycle","volume":"8","author":[{"family":"Harvey","given":"Andrew"},{"family":"Jaeger","given":"A."}],"issued":{"date-parts":[["1993"]]}}}],"schema":"https://github.com/citation-style-language/schema/raw/master/csl-citation.json"} </w:instrText>
      </w:r>
      <w:r w:rsidR="00D42ED0">
        <w:fldChar w:fldCharType="separate"/>
      </w:r>
      <w:r w:rsidRPr="6AA857D1">
        <w:rPr>
          <w:rFonts w:cs="Open Sans"/>
        </w:rPr>
        <w:t>Harvey and Jaeger (1993)</w:t>
      </w:r>
      <w:r w:rsidR="00D42ED0">
        <w:fldChar w:fldCharType="end"/>
      </w:r>
      <w:r>
        <w:t xml:space="preserve">, the HP filter output can be replicated by a UCM given specific parameter restrictions. Thus, the only practical implication of this methodological change is the possibility of including exogenous policy variables into the </w:t>
      </w:r>
      <w:r>
        <w:lastRenderedPageBreak/>
        <w:t>trend equation. Such policy variables could include labour tax rates, social security contributions, or ALMPs. Moreover, when forecasting the model, we anchor labour force participation (growth) rates to the detailed projections of the EU’s Ageing Working Group (AWG).</w:t>
      </w:r>
    </w:p>
    <w:p w14:paraId="53CE810F" w14:textId="362B43F0" w:rsidR="009A7DDD" w:rsidRPr="000A144E" w:rsidRDefault="00030325" w:rsidP="00EA2ACD">
      <w:pPr>
        <w:rPr>
          <w:rFonts w:eastAsiaTheme="minorEastAsia"/>
        </w:rPr>
      </w:pPr>
      <m:oMathPara>
        <m:oMath>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lp</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lp,t</m:t>
              </m:r>
            </m:sub>
          </m:sSub>
        </m:oMath>
      </m:oMathPara>
    </w:p>
    <w:p w14:paraId="6EE3058E" w14:textId="1088310D" w:rsidR="00035719" w:rsidRPr="000A144E" w:rsidRDefault="00000000" w:rsidP="00EA2ACD">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lp</m:t>
                  </m:r>
                </m:e>
              </m:bar>
            </m:e>
            <m:sub>
              <m:r>
                <w:rPr>
                  <w:rFonts w:ascii="Cambria Math" w:hAnsi="Cambria Math"/>
                </w:rPr>
                <m:t>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lp</m:t>
                  </m:r>
                </m:e>
              </m:bar>
            </m:e>
            <m:sub>
              <m:r>
                <w:rPr>
                  <w:rFonts w:ascii="Cambria Math" w:hAnsi="Cambria Math"/>
                </w:rPr>
                <m:t>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lp</m:t>
                  </m:r>
                </m:e>
              </m:acc>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bar>
                <m:barPr>
                  <m:pos m:val="top"/>
                  <m:ctrlPr>
                    <w:rPr>
                      <w:rFonts w:ascii="Cambria Math" w:hAnsi="Cambria Math"/>
                      <w:i/>
                    </w:rPr>
                  </m:ctrlPr>
                </m:barPr>
                <m:e>
                  <m:r>
                    <w:rPr>
                      <w:rFonts w:ascii="Cambria Math" w:hAnsi="Cambria Math"/>
                    </w:rPr>
                    <m:t>lp</m:t>
                  </m:r>
                </m:e>
              </m:bar>
              <m:r>
                <w:rPr>
                  <w:rFonts w:ascii="Cambria Math" w:hAnsi="Cambria Math"/>
                </w:rPr>
                <m:t>,t</m:t>
              </m:r>
            </m:sub>
          </m:sSub>
        </m:oMath>
      </m:oMathPara>
    </w:p>
    <w:p w14:paraId="459F52A8" w14:textId="3DAA36E8" w:rsidR="00A62C52" w:rsidRPr="000A144E" w:rsidRDefault="00000000" w:rsidP="00EA2ACD">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lp</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lp</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r>
                    <w:rPr>
                      <w:rFonts w:ascii="Cambria Math" w:eastAsiaTheme="minorEastAsia" w:hAnsi="Cambria Math"/>
                    </w:rPr>
                    <m:t>lp</m:t>
                  </m:r>
                </m:e>
              </m:acc>
              <m:r>
                <w:rPr>
                  <w:rFonts w:ascii="Cambria Math" w:eastAsiaTheme="minorEastAsia" w:hAnsi="Cambria Math"/>
                </w:rPr>
                <m:t>,t</m:t>
              </m:r>
            </m:sub>
          </m:sSub>
        </m:oMath>
      </m:oMathPara>
    </w:p>
    <w:p w14:paraId="59236BF8" w14:textId="48420607" w:rsidR="00297069" w:rsidRPr="000A144E" w:rsidRDefault="00297069" w:rsidP="00E846D8">
      <w:pPr>
        <w:rPr>
          <w:rFonts w:eastAsiaTheme="minorEastAsia"/>
          <w:b/>
          <w:bCs/>
        </w:rPr>
      </w:pPr>
      <w:r w:rsidRPr="000A144E">
        <w:rPr>
          <w:rFonts w:eastAsiaTheme="minorEastAsia"/>
          <w:b/>
          <w:bCs/>
        </w:rPr>
        <w:t>Unemployment rate, NAWRU, and wage inflation</w:t>
      </w:r>
    </w:p>
    <w:p w14:paraId="3268DAA6" w14:textId="1C276C62" w:rsidR="009D7FFE" w:rsidRPr="000A144E" w:rsidRDefault="009D7FFE" w:rsidP="7368F10E">
      <w:pPr>
        <w:rPr>
          <w:rFonts w:eastAsiaTheme="minorEastAsia"/>
        </w:rPr>
      </w:pPr>
      <w:r w:rsidRPr="7368F10E">
        <w:rPr>
          <w:rFonts w:eastAsiaTheme="minorEastAsia"/>
        </w:rPr>
        <w:t xml:space="preserve">The decomposition of the unemployment rate follows the EUCAM specification: the unemployment rate is separated into the NAWRU and a cyclical unemployment gap tied to wage inflation via a Phillips curve. The wage indicator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oMath>
      <w:r w:rsidRPr="7368F10E">
        <w:rPr>
          <w:rFonts w:eastAsiaTheme="minorEastAsia"/>
        </w:rPr>
        <w:t xml:space="preserve"> further depends on exogenous variables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oMath>
      <w:r w:rsidRPr="7368F10E">
        <w:rPr>
          <w:rFonts w:eastAsiaTheme="minorEastAsia"/>
        </w:rPr>
        <w:t>, such as acceleration in labour productivity changes. Moreover, when forecasting the model, we use the same projection rule applied in the EUCAM. Future extensions could also directly incorporate structural variables, such as ALMPs, into the trend equations instead of affecting the NAWRU solely through its long-term anchor, as is currently the case in the EUCAM.</w:t>
      </w:r>
    </w:p>
    <w:p w14:paraId="055D7822" w14:textId="00759400" w:rsidR="00EC5D43" w:rsidRPr="000A144E" w:rsidRDefault="00000000" w:rsidP="00E846D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u</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m:t>
              </m:r>
            </m:sub>
          </m:sSub>
        </m:oMath>
      </m:oMathPara>
    </w:p>
    <w:p w14:paraId="70735234" w14:textId="24CEC891" w:rsidR="002C0252" w:rsidRPr="000A144E" w:rsidRDefault="00000000" w:rsidP="00E846D8">
      <w:pPr>
        <w:rPr>
          <w:rFonts w:eastAsiaTheme="minorEastAsia"/>
        </w:rPr>
      </w:pPr>
      <m:oMathPara>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u</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u</m:t>
                  </m:r>
                </m:e>
              </m:ba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bar>
                <m:barPr>
                  <m:pos m:val="top"/>
                  <m:ctrlPr>
                    <w:rPr>
                      <w:rFonts w:ascii="Cambria Math" w:eastAsiaTheme="minorEastAsia" w:hAnsi="Cambria Math"/>
                      <w:i/>
                    </w:rPr>
                  </m:ctrlPr>
                </m:barPr>
                <m:e>
                  <m:r>
                    <w:rPr>
                      <w:rFonts w:ascii="Cambria Math" w:eastAsiaTheme="minorEastAsia" w:hAnsi="Cambria Math"/>
                    </w:rPr>
                    <m:t>u</m:t>
                  </m:r>
                </m:e>
              </m:bar>
              <m:r>
                <w:rPr>
                  <w:rFonts w:ascii="Cambria Math" w:eastAsiaTheme="minorEastAsia" w:hAnsi="Cambria Math"/>
                </w:rPr>
                <m:t>,t</m:t>
              </m:r>
            </m:sub>
          </m:sSub>
        </m:oMath>
      </m:oMathPara>
    </w:p>
    <w:p w14:paraId="134E358C" w14:textId="31762A8F" w:rsidR="00D455F0" w:rsidRPr="000A144E" w:rsidRDefault="00000000" w:rsidP="00E846D8">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,t</m:t>
              </m:r>
            </m:sub>
          </m:sSub>
        </m:oMath>
      </m:oMathPara>
    </w:p>
    <w:p w14:paraId="5CF1108F" w14:textId="3429B14B" w:rsidR="00EC65D4" w:rsidRPr="000A144E" w:rsidRDefault="00000000" w:rsidP="00E846D8">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acc>
                <m:accPr>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acc>
                <m:accPr>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,t</m:t>
              </m:r>
            </m:sub>
          </m:sSub>
        </m:oMath>
      </m:oMathPara>
    </w:p>
    <w:p w14:paraId="5443D5C3" w14:textId="1F60FFBD" w:rsidR="00EC19FA" w:rsidRPr="000A144E" w:rsidRDefault="00000000" w:rsidP="00E846D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w,1</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w,2</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γ</m:t>
              </m:r>
            </m:e>
            <m:sub>
              <m:r>
                <w:rPr>
                  <w:rFonts w:ascii="Cambria Math" w:eastAsiaTheme="minorEastAsia" w:hAnsi="Cambria Math"/>
                </w:rPr>
                <m:t>w</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Δ</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w,t</m:t>
              </m:r>
            </m:sub>
          </m:sSub>
        </m:oMath>
      </m:oMathPara>
    </w:p>
    <w:p w14:paraId="3D4117DF" w14:textId="7F50DDAE" w:rsidR="00C07344" w:rsidRPr="000A144E" w:rsidRDefault="00C07344" w:rsidP="00C07344">
      <w:pPr>
        <w:rPr>
          <w:rFonts w:eastAsiaTheme="minorEastAsia"/>
        </w:rPr>
      </w:pPr>
      <w:r w:rsidRPr="000A144E">
        <w:rPr>
          <w:rFonts w:eastAsiaTheme="minorEastAsia"/>
        </w:rPr>
        <w:t xml:space="preserve">When estimating the </w:t>
      </w:r>
      <w:r w:rsidR="00991CFA">
        <w:rPr>
          <w:rFonts w:eastAsiaTheme="minorEastAsia"/>
        </w:rPr>
        <w:t xml:space="preserve">PREM </w:t>
      </w:r>
      <w:r w:rsidRPr="000A144E">
        <w:rPr>
          <w:rFonts w:eastAsiaTheme="minorEastAsia"/>
        </w:rPr>
        <w:t xml:space="preserve">as a multivariate UCM, we suggest </w:t>
      </w:r>
      <w:r w:rsidR="00542E1A" w:rsidRPr="000A144E">
        <w:rPr>
          <w:rFonts w:eastAsiaTheme="minorEastAsia"/>
        </w:rPr>
        <w:t>exploiting</w:t>
      </w:r>
      <w:r w:rsidRPr="000A144E">
        <w:rPr>
          <w:rFonts w:eastAsiaTheme="minorEastAsia"/>
        </w:rPr>
        <w:t xml:space="preserve"> empirical relationships between different variables.</w:t>
      </w:r>
      <w:r w:rsidR="000E77AD">
        <w:rPr>
          <w:rFonts w:eastAsiaTheme="minorEastAsia"/>
        </w:rPr>
        <w:t xml:space="preserve"> As an example, one could subject</w:t>
      </w:r>
      <w:r w:rsidR="00F93A72" w:rsidRPr="000A144E">
        <w:rPr>
          <w:rFonts w:eastAsiaTheme="minorEastAsia"/>
        </w:rPr>
        <w:t xml:space="preserve"> cyclical component </w:t>
      </w:r>
      <w:r w:rsidR="00373107" w:rsidRPr="000A144E">
        <w:rPr>
          <w:rFonts w:eastAsiaTheme="minorEastAsia"/>
        </w:rPr>
        <w:t>of the unemployment rate to the output gap, i.e., an Okun’s law type relationship.</w:t>
      </w:r>
      <w:r w:rsidR="00B73A23" w:rsidRPr="000A144E">
        <w:rPr>
          <w:rFonts w:eastAsiaTheme="minorEastAsia"/>
        </w:rPr>
        <w:t xml:space="preserve"> Furthermore, hysteresis effects may also affect the </w:t>
      </w:r>
      <w:r w:rsidR="004E047A" w:rsidRPr="000A144E">
        <w:rPr>
          <w:rFonts w:eastAsiaTheme="minorEastAsia"/>
        </w:rPr>
        <w:t>NAWRU.</w:t>
      </w:r>
    </w:p>
    <w:p w14:paraId="7F5E853D" w14:textId="21ED77F2" w:rsidR="006E420A" w:rsidRPr="000A144E" w:rsidRDefault="00DD26D1" w:rsidP="00C07344">
      <w:pPr>
        <w:rPr>
          <w:rFonts w:eastAsiaTheme="minorEastAsia"/>
        </w:rPr>
      </w:pPr>
      <w:r w:rsidRPr="000A144E">
        <w:rPr>
          <w:rFonts w:eastAsiaTheme="minorEastAsia"/>
          <w:b/>
          <w:bCs/>
        </w:rPr>
        <w:t>Average hours worked</w:t>
      </w:r>
    </w:p>
    <w:p w14:paraId="09C4DF3C" w14:textId="77777777" w:rsidR="00F62BB9" w:rsidRPr="000A144E" w:rsidRDefault="00F62BB9" w:rsidP="00F62BB9">
      <w:pPr>
        <w:rPr>
          <w:rFonts w:eastAsiaTheme="minorEastAsia"/>
        </w:rPr>
      </w:pPr>
      <w:r w:rsidRPr="000A144E">
        <w:rPr>
          <w:rFonts w:eastAsiaTheme="minorEastAsia"/>
        </w:rPr>
        <w:t xml:space="preserve">Similar to the participation rate decomposition, we estimate trend hours worked via a simple UCM to minimise the deviation from the EUCAM. Again, when modelling the </w:t>
      </w:r>
      <w:r>
        <w:rPr>
          <w:rFonts w:eastAsiaTheme="minorEastAsia"/>
        </w:rPr>
        <w:t xml:space="preserve">PREM </w:t>
      </w:r>
      <w:r w:rsidRPr="000A144E">
        <w:rPr>
          <w:rFonts w:eastAsiaTheme="minorEastAsia"/>
        </w:rPr>
        <w:t>using a multivariate UCM, w</w:t>
      </w:r>
      <w:r w:rsidRPr="005813AE">
        <w:rPr>
          <w:rFonts w:eastAsiaTheme="minorEastAsia"/>
        </w:rPr>
        <w:t>e propose to e</w:t>
      </w:r>
      <w:r w:rsidRPr="000A144E">
        <w:rPr>
          <w:rFonts w:eastAsiaTheme="minorEastAsia"/>
        </w:rPr>
        <w:t>xploit empirical relationships across variables and, e.g., link the cyclical component of average hours worked to the output gap.</w:t>
      </w:r>
    </w:p>
    <w:p w14:paraId="4245078B" w14:textId="5D783DFC" w:rsidR="00793395" w:rsidRPr="000A144E" w:rsidRDefault="00027DE9" w:rsidP="00793395">
      <w:pPr>
        <w:rPr>
          <w:rFonts w:eastAsiaTheme="minorEastAsia"/>
        </w:rPr>
      </w:pPr>
      <m:oMathPara>
        <m:oMath>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ah</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ah,t</m:t>
              </m:r>
            </m:sub>
          </m:sSub>
        </m:oMath>
      </m:oMathPara>
    </w:p>
    <w:p w14:paraId="6D3F44B9" w14:textId="041F03B5" w:rsidR="00793395" w:rsidRPr="000A144E" w:rsidRDefault="00000000" w:rsidP="00793395">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ah</m:t>
                  </m:r>
                </m:e>
              </m:bar>
            </m:e>
            <m:sub>
              <m:r>
                <w:rPr>
                  <w:rFonts w:ascii="Cambria Math" w:hAnsi="Cambria Math"/>
                </w:rPr>
                <m:t>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ah</m:t>
                  </m:r>
                </m:e>
              </m:bar>
            </m:e>
            <m:sub>
              <m:r>
                <w:rPr>
                  <w:rFonts w:ascii="Cambria Math" w:hAnsi="Cambria Math"/>
                </w:rPr>
                <m:t>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ah</m:t>
                  </m:r>
                </m:e>
              </m:acc>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bar>
                <m:barPr>
                  <m:pos m:val="top"/>
                  <m:ctrlPr>
                    <w:rPr>
                      <w:rFonts w:ascii="Cambria Math" w:hAnsi="Cambria Math"/>
                      <w:i/>
                    </w:rPr>
                  </m:ctrlPr>
                </m:barPr>
                <m:e>
                  <m:r>
                    <w:rPr>
                      <w:rFonts w:ascii="Cambria Math" w:hAnsi="Cambria Math"/>
                    </w:rPr>
                    <m:t>ah</m:t>
                  </m:r>
                </m:e>
              </m:bar>
              <m:r>
                <w:rPr>
                  <w:rFonts w:ascii="Cambria Math" w:hAnsi="Cambria Math"/>
                </w:rPr>
                <m:t>,t</m:t>
              </m:r>
            </m:sub>
          </m:sSub>
        </m:oMath>
      </m:oMathPara>
    </w:p>
    <w:p w14:paraId="2F3C5642" w14:textId="6AACB996" w:rsidR="00793395" w:rsidRPr="000A144E" w:rsidRDefault="00000000" w:rsidP="00793395">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ah</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ah</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r>
                    <w:rPr>
                      <w:rFonts w:ascii="Cambria Math" w:eastAsiaTheme="minorEastAsia" w:hAnsi="Cambria Math"/>
                    </w:rPr>
                    <m:t>ah</m:t>
                  </m:r>
                </m:e>
              </m:acc>
              <m:r>
                <w:rPr>
                  <w:rFonts w:ascii="Cambria Math" w:eastAsiaTheme="minorEastAsia" w:hAnsi="Cambria Math"/>
                </w:rPr>
                <m:t>,t</m:t>
              </m:r>
            </m:sub>
          </m:sSub>
        </m:oMath>
      </m:oMathPara>
    </w:p>
    <w:p w14:paraId="5CB74E0F" w14:textId="53C33D16" w:rsidR="00793395" w:rsidRPr="000A144E" w:rsidRDefault="008F3AE7" w:rsidP="00C07344">
      <w:pPr>
        <w:rPr>
          <w:rFonts w:eastAsiaTheme="minorEastAsia"/>
          <w:b/>
          <w:bCs/>
        </w:rPr>
      </w:pPr>
      <w:r w:rsidRPr="000A144E">
        <w:rPr>
          <w:rFonts w:eastAsiaTheme="minorEastAsia"/>
          <w:b/>
          <w:bCs/>
        </w:rPr>
        <w:t>Public and private capital</w:t>
      </w:r>
    </w:p>
    <w:p w14:paraId="182E725C" w14:textId="77777777" w:rsidR="00BF39B1" w:rsidRDefault="00BF39B1" w:rsidP="00BF39B1">
      <w:pPr>
        <w:rPr>
          <w:rFonts w:eastAsiaTheme="minorEastAsia"/>
        </w:rPr>
      </w:pPr>
      <w:r w:rsidRPr="00B54123">
        <w:rPr>
          <w:rFonts w:eastAsiaTheme="minorEastAsia"/>
        </w:rPr>
        <w:t xml:space="preserve">While we deviate from the EUCAM by distinguishing between public and private capital, we continue to calculate both capital stocks using the Perpetual Inventory Method. Accordingly, public and private capital each equal their previous year’s level plus investment minus depreciation. As in the EUCAM, depreciation rates are approximated from historical data, and investment is expressed </w:t>
      </w:r>
      <w:r w:rsidRPr="00B54123">
        <w:rPr>
          <w:rFonts w:eastAsiaTheme="minorEastAsia"/>
        </w:rPr>
        <w:lastRenderedPageBreak/>
        <w:t>as a share of potential output. The private investment rate follows an autoregressive process, consistent with the EUCAM specification</w:t>
      </w:r>
      <w:r>
        <w:rPr>
          <w:rFonts w:eastAsiaTheme="minorEastAsia"/>
        </w:rPr>
        <w:t>;</w:t>
      </w:r>
      <w:r w:rsidRPr="00B54123">
        <w:rPr>
          <w:rFonts w:eastAsiaTheme="minorEastAsia"/>
        </w:rPr>
        <w:t xml:space="preserve"> </w:t>
      </w:r>
      <w:r>
        <w:rPr>
          <w:rFonts w:eastAsiaTheme="minorEastAsia"/>
        </w:rPr>
        <w:t xml:space="preserve">the </w:t>
      </w:r>
      <w:r w:rsidRPr="00B54123">
        <w:rPr>
          <w:rFonts w:eastAsiaTheme="minorEastAsia"/>
        </w:rPr>
        <w:t xml:space="preserve">public investment </w:t>
      </w:r>
      <w:r>
        <w:rPr>
          <w:rFonts w:eastAsiaTheme="minorEastAsia"/>
        </w:rPr>
        <w:t xml:space="preserve">rate </w:t>
      </w:r>
      <w:r w:rsidRPr="00B54123">
        <w:rPr>
          <w:rFonts w:eastAsiaTheme="minorEastAsia"/>
        </w:rPr>
        <w:t xml:space="preserve">is </w:t>
      </w:r>
      <w:r>
        <w:rPr>
          <w:rFonts w:eastAsiaTheme="minorEastAsia"/>
        </w:rPr>
        <w:t xml:space="preserve">instead </w:t>
      </w:r>
      <w:r w:rsidRPr="00B54123">
        <w:rPr>
          <w:rFonts w:eastAsiaTheme="minorEastAsia"/>
        </w:rPr>
        <w:t>assumed to remain constant in the absence of policy shocks</w:t>
      </w:r>
      <w:r>
        <w:rPr>
          <w:rFonts w:eastAsiaTheme="minorEastAsia"/>
        </w:rPr>
        <w:t xml:space="preserve">, </w:t>
      </w:r>
      <w:r w:rsidRPr="00B54123">
        <w:rPr>
          <w:rFonts w:eastAsiaTheme="minorEastAsia"/>
        </w:rPr>
        <w:t>consistent with the SPB assumptions used in the DSA framework. In addition, exogenous variables such as corporate income tax rates or interest rates can be introduced to inform the evolution of the private investment ratio. Finally, we adapt the EUCAM capital accumulation rule, which anchors long-run capital growth to potential output growth.</w:t>
      </w:r>
    </w:p>
    <w:p w14:paraId="3385F79D" w14:textId="6EA9199F" w:rsidR="00153214" w:rsidRPr="000A144E" w:rsidRDefault="00000000" w:rsidP="0015321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M</m:t>
                  </m:r>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M</m:t>
                      </m:r>
                    </m:sup>
                  </m:sSubSup>
                </m:e>
              </m:func>
            </m:e>
          </m:func>
        </m:oMath>
      </m:oMathPara>
    </w:p>
    <w:p w14:paraId="2AEC0678" w14:textId="7DB54F4C" w:rsidR="00DE273D" w:rsidRPr="000A144E" w:rsidRDefault="00000000" w:rsidP="0015321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G</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t-1</m:t>
              </m:r>
            </m:sub>
            <m:sup>
              <m:r>
                <w:rPr>
                  <w:rFonts w:ascii="Cambria Math" w:eastAsiaTheme="minorEastAsia" w:hAnsi="Cambria Math"/>
                </w:rPr>
                <m:t>G</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M</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M</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t-1</m:t>
              </m:r>
            </m:sub>
            <m:sup>
              <m:r>
                <w:rPr>
                  <w:rFonts w:ascii="Cambria Math" w:eastAsiaTheme="minorEastAsia" w:hAnsi="Cambria Math"/>
                </w:rPr>
                <m:t>M</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t</m:t>
              </m:r>
            </m:sub>
            <m:sup>
              <m:r>
                <w:rPr>
                  <w:rFonts w:ascii="Cambria Math" w:eastAsiaTheme="minorEastAsia" w:hAnsi="Cambria Math"/>
                </w:rPr>
                <m:t>M</m:t>
              </m:r>
            </m:sup>
          </m:sSubSup>
        </m:oMath>
      </m:oMathPara>
    </w:p>
    <w:p w14:paraId="1D44DBB6" w14:textId="24A83A96" w:rsidR="00D742A3" w:rsidRPr="000A144E" w:rsidRDefault="00000000" w:rsidP="0015321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G</m:t>
                  </m:r>
                </m:sup>
              </m:sSup>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Y</m:t>
                  </m:r>
                </m:e>
              </m:bar>
            </m:e>
            <m:sub>
              <m:r>
                <w:rPr>
                  <w:rFonts w:ascii="Cambria Math" w:eastAsiaTheme="minorEastAsia" w:hAnsi="Cambria Math"/>
                </w:rPr>
                <m:t>t</m:t>
              </m:r>
            </m:sub>
          </m:sSub>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t</m:t>
              </m:r>
            </m:sub>
            <m:sup>
              <m:r>
                <w:rPr>
                  <w:rFonts w:ascii="Cambria Math" w:eastAsiaTheme="minorEastAsia" w:hAnsi="Cambria Math"/>
                </w:rPr>
                <m:t>M</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m:t>
                  </m:r>
                </m:sup>
              </m:sSup>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Y</m:t>
                  </m:r>
                </m:e>
              </m:bar>
            </m:e>
            <m:sub>
              <m:r>
                <w:rPr>
                  <w:rFonts w:ascii="Cambria Math" w:eastAsiaTheme="minorEastAsia" w:hAnsi="Cambria Math"/>
                </w:rPr>
                <m:t>t</m:t>
              </m:r>
            </m:sub>
          </m:sSub>
        </m:oMath>
      </m:oMathPara>
    </w:p>
    <w:p w14:paraId="3BC7C2EE" w14:textId="5B130133" w:rsidR="00D36984" w:rsidRPr="000A144E" w:rsidRDefault="00D36984" w:rsidP="00153214">
      <w:pPr>
        <w:rPr>
          <w:rFonts w:eastAsiaTheme="minorEastAsia"/>
        </w:rPr>
      </w:pPr>
      <w:r w:rsidRPr="000A144E">
        <w:rPr>
          <w:rFonts w:eastAsiaTheme="minorEastAsia"/>
        </w:rPr>
        <w:t xml:space="preserve">When solving the </w:t>
      </w:r>
      <w:r w:rsidR="00991CFA">
        <w:rPr>
          <w:rFonts w:eastAsiaTheme="minorEastAsia"/>
        </w:rPr>
        <w:t xml:space="preserve">PREM </w:t>
      </w:r>
      <w:r w:rsidRPr="000A144E">
        <w:rPr>
          <w:rFonts w:eastAsiaTheme="minorEastAsia"/>
        </w:rPr>
        <w:t>via the multivariate UCM,</w:t>
      </w:r>
      <w:r w:rsidR="00A016A8" w:rsidRPr="000A144E">
        <w:rPr>
          <w:rFonts w:eastAsiaTheme="minorEastAsia"/>
        </w:rPr>
        <w:t xml:space="preserve"> the </w:t>
      </w:r>
      <w:r w:rsidR="006A7FF8">
        <w:rPr>
          <w:rFonts w:eastAsiaTheme="minorEastAsia"/>
        </w:rPr>
        <w:t xml:space="preserve">following </w:t>
      </w:r>
      <w:r w:rsidR="00A016A8" w:rsidRPr="000A144E">
        <w:rPr>
          <w:rFonts w:eastAsiaTheme="minorEastAsia"/>
        </w:rPr>
        <w:t>state equations for public and private capital</w:t>
      </w:r>
      <w:r w:rsidR="006A7FF8">
        <w:rPr>
          <w:rFonts w:eastAsiaTheme="minorEastAsia"/>
        </w:rPr>
        <w:t xml:space="preserve"> are included</w:t>
      </w:r>
      <w:r w:rsidR="00A016A8" w:rsidRPr="000A144E">
        <w:rPr>
          <w:rFonts w:eastAsiaTheme="minorEastAsia"/>
        </w:rPr>
        <w:t xml:space="preserve"> </w:t>
      </w:r>
      <w:r w:rsidR="00952197" w:rsidRPr="000A144E">
        <w:rPr>
          <w:rFonts w:eastAsiaTheme="minorEastAsia"/>
        </w:rPr>
        <w:t>in the overall system of equations.</w:t>
      </w:r>
    </w:p>
    <w:p w14:paraId="582A8C01" w14:textId="2D7C91A9" w:rsidR="00506A1E" w:rsidRPr="000A144E" w:rsidRDefault="00000000" w:rsidP="00506A1E">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bar>
                    <m:barPr>
                      <m:pos m:val="top"/>
                      <m:ctrlPr>
                        <w:rPr>
                          <w:rFonts w:ascii="Cambria Math" w:eastAsiaTheme="minorEastAsia" w:hAnsi="Cambria Math"/>
                        </w:rPr>
                      </m:ctrlPr>
                    </m:barPr>
                    <m:e>
                      <m:sSup>
                        <m:sSupPr>
                          <m:ctrlPr>
                            <w:rPr>
                              <w:rFonts w:ascii="Cambria Math" w:eastAsiaTheme="minorEastAsia" w:hAnsi="Cambria Math"/>
                            </w:rPr>
                          </m:ctrlPr>
                        </m:sSupPr>
                        <m:e>
                          <m:r>
                            <m:rPr>
                              <m:sty m:val="p"/>
                            </m:rPr>
                            <w:rPr>
                              <w:rFonts w:ascii="Cambria Math" w:eastAsiaTheme="minorEastAsia" w:hAnsi="Cambria Math"/>
                            </w:rPr>
                            <m:t>k</m:t>
                          </m:r>
                        </m:e>
                        <m:sup>
                          <m:r>
                            <m:rPr>
                              <m:sty m:val="p"/>
                            </m:rPr>
                            <w:rPr>
                              <w:rFonts w:ascii="Cambria Math" w:eastAsiaTheme="minorEastAsia" w:hAnsi="Cambria Math"/>
                            </w:rPr>
                            <m:t>G</m:t>
                          </m:r>
                        </m:sup>
                      </m:sSup>
                    </m:e>
                  </m:bar>
                </m:e>
                <m:sub>
                  <m:r>
                    <w:rPr>
                      <w:rFonts w:ascii="Cambria Math" w:eastAsiaTheme="minorEastAsia" w:hAnsi="Cambria Math"/>
                    </w:rPr>
                    <m:t>t</m:t>
                  </m:r>
                </m:sub>
              </m:sSub>
            </m:fName>
            <m:e>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M</m:t>
                  </m:r>
                </m:sup>
              </m:sSubSup>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bar>
                </m:e>
                <m:sub>
                  <m:r>
                    <w:rPr>
                      <w:rFonts w:ascii="Cambria Math" w:eastAsiaTheme="minorEastAsia" w:hAnsi="Cambria Math"/>
                    </w:rPr>
                    <m:t>t</m:t>
                  </m:r>
                </m:sub>
              </m:sSub>
            </m:e>
          </m:func>
        </m:oMath>
      </m:oMathPara>
    </w:p>
    <w:p w14:paraId="7349F8E6" w14:textId="503BF364" w:rsidR="00506A1E" w:rsidRPr="000A144E" w:rsidRDefault="00000000" w:rsidP="00506A1E">
      <w:pPr>
        <w:rPr>
          <w:rFonts w:eastAsiaTheme="minorEastAsia"/>
        </w:rPr>
      </w:pPr>
      <m:oMathPara>
        <m:oMath>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ba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acc>
            </m:e>
            <m:sub>
              <m:r>
                <w:rPr>
                  <w:rFonts w:ascii="Cambria Math" w:eastAsiaTheme="minorEastAsia" w:hAnsi="Cambria Math"/>
                </w:rPr>
                <m:t>t-1</m:t>
              </m:r>
            </m:sub>
          </m:sSub>
          <m:r>
            <w:rPr>
              <w:rFonts w:ascii="Cambria Math" w:eastAsiaTheme="minorEastAsia" w:hAnsi="Cambria Math"/>
            </w:rPr>
            <m:t xml:space="preserve">      ;     </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ba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acc>
            </m:e>
            <m:sub>
              <m:r>
                <w:rPr>
                  <w:rFonts w:ascii="Cambria Math" w:eastAsiaTheme="minorEastAsia" w:hAnsi="Cambria Math"/>
                </w:rPr>
                <m:t>t-1</m:t>
              </m:r>
            </m:sub>
          </m:sSub>
        </m:oMath>
      </m:oMathPara>
    </w:p>
    <w:p w14:paraId="1078C9BE" w14:textId="41A295A1" w:rsidR="006E5A51" w:rsidRDefault="00000000" w:rsidP="00E846D8">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acc>
              <m:r>
                <w:rPr>
                  <w:rFonts w:ascii="Cambria Math" w:eastAsiaTheme="minorEastAsia" w:hAnsi="Cambria Math"/>
                </w:rPr>
                <m:t>,t</m:t>
              </m:r>
            </m:sub>
          </m:sSub>
          <m:r>
            <w:rPr>
              <w:rFonts w:ascii="Cambria Math" w:eastAsiaTheme="minorEastAsia" w:hAnsi="Cambria Math"/>
            </w:rPr>
            <m:t xml:space="preserve">     ;     </m:t>
          </m:r>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acc>
              <m:r>
                <w:rPr>
                  <w:rFonts w:ascii="Cambria Math" w:eastAsiaTheme="minorEastAsia" w:hAnsi="Cambria Math"/>
                </w:rPr>
                <m:t>,t</m:t>
              </m:r>
            </m:sub>
          </m:sSub>
        </m:oMath>
      </m:oMathPara>
    </w:p>
    <w:p w14:paraId="28BAE2F5" w14:textId="77777777" w:rsidR="006E5A51" w:rsidRDefault="006E5A51" w:rsidP="00E846D8"/>
    <w:p w14:paraId="488FC34E" w14:textId="77777777" w:rsidR="00DF2D91" w:rsidRDefault="00DF2D91" w:rsidP="00E846D8"/>
    <w:p w14:paraId="2ED27E39" w14:textId="77777777" w:rsidR="00DF2D91" w:rsidRDefault="00DF2D91" w:rsidP="00E846D8"/>
    <w:p w14:paraId="46DF9E83" w14:textId="77777777" w:rsidR="00DF2D91" w:rsidRDefault="00DF2D91" w:rsidP="00E846D8"/>
    <w:p w14:paraId="47D08BFC" w14:textId="77777777" w:rsidR="006C54C0" w:rsidRDefault="006C54C0" w:rsidP="00E846D8"/>
    <w:p w14:paraId="104DDAF0" w14:textId="77777777" w:rsidR="006C54C0" w:rsidRDefault="006C54C0" w:rsidP="00E846D8"/>
    <w:p w14:paraId="24D6F844" w14:textId="77777777" w:rsidR="006C54C0" w:rsidRDefault="006C54C0" w:rsidP="00E846D8"/>
    <w:p w14:paraId="02AFDBCB" w14:textId="77777777" w:rsidR="006C54C0" w:rsidRDefault="006C54C0" w:rsidP="00E846D8"/>
    <w:p w14:paraId="334A12D8" w14:textId="77777777" w:rsidR="006C54C0" w:rsidRDefault="006C54C0" w:rsidP="00E846D8"/>
    <w:p w14:paraId="10B3001F" w14:textId="77777777" w:rsidR="006C54C0" w:rsidRDefault="006C54C0" w:rsidP="00E846D8"/>
    <w:p w14:paraId="4550B082" w14:textId="77777777" w:rsidR="006C54C0" w:rsidRDefault="006C54C0" w:rsidP="00E846D8"/>
    <w:p w14:paraId="0F40BFAA" w14:textId="77777777" w:rsidR="006C54C0" w:rsidRDefault="006C54C0" w:rsidP="00E846D8"/>
    <w:p w14:paraId="6A362292" w14:textId="77777777" w:rsidR="006C54C0" w:rsidRDefault="006C54C0" w:rsidP="00E846D8"/>
    <w:p w14:paraId="5B4467E7" w14:textId="77777777" w:rsidR="006C54C0" w:rsidRDefault="006C54C0" w:rsidP="00E846D8"/>
    <w:p w14:paraId="0DA046CD" w14:textId="77777777" w:rsidR="006C54C0" w:rsidRDefault="006C54C0" w:rsidP="00E846D8"/>
    <w:p w14:paraId="2C6F502D" w14:textId="77777777" w:rsidR="006C54C0" w:rsidRDefault="006C54C0" w:rsidP="00E846D8"/>
    <w:p w14:paraId="667C351B" w14:textId="77777777" w:rsidR="00DF2D91" w:rsidRDefault="00DF2D91" w:rsidP="00E846D8"/>
    <w:p w14:paraId="4A281B11" w14:textId="5FBB3DFF" w:rsidR="006C1BA2" w:rsidRPr="000A144E" w:rsidRDefault="6AA857D1" w:rsidP="006C1BA2">
      <w:pPr>
        <w:pStyle w:val="Heading2"/>
        <w:rPr>
          <w:lang w:val="en-GB"/>
        </w:rPr>
      </w:pPr>
      <w:commentRangeStart w:id="445"/>
      <w:r w:rsidRPr="6AA857D1">
        <w:rPr>
          <w:lang w:val="en-GB"/>
        </w:rPr>
        <w:lastRenderedPageBreak/>
        <w:t>Annex II: Policy Measures</w:t>
      </w:r>
      <w:commentRangeEnd w:id="445"/>
      <w:r w:rsidR="00B976CD" w:rsidRPr="000A144E">
        <w:rPr>
          <w:rStyle w:val="CommentReference"/>
          <w:sz w:val="20"/>
          <w:szCs w:val="24"/>
          <w:lang w:val="en-GB"/>
        </w:rPr>
        <w:commentReference w:id="445"/>
      </w:r>
    </w:p>
    <w:tbl>
      <w:tblPr>
        <w:tblStyle w:val="TableGrid"/>
        <w:tblpPr w:leftFromText="141" w:rightFromText="141" w:vertAnchor="text" w:horzAnchor="margin" w:tblpY="-85"/>
        <w:tblW w:w="9775" w:type="dxa"/>
        <w:tblLook w:val="04A0" w:firstRow="1" w:lastRow="0" w:firstColumn="1" w:lastColumn="0" w:noHBand="0" w:noVBand="1"/>
      </w:tblPr>
      <w:tblGrid>
        <w:gridCol w:w="914"/>
        <w:gridCol w:w="2058"/>
        <w:gridCol w:w="5512"/>
        <w:gridCol w:w="1291"/>
      </w:tblGrid>
      <w:tr w:rsidR="00517D55" w:rsidRPr="000A144E" w14:paraId="0C848C74" w14:textId="77777777" w:rsidTr="003C429C">
        <w:trPr>
          <w:trHeight w:val="300"/>
        </w:trPr>
        <w:tc>
          <w:tcPr>
            <w:tcW w:w="914" w:type="dxa"/>
            <w:shd w:val="clear" w:color="auto" w:fill="181C44" w:themeFill="accent1"/>
            <w:vAlign w:val="center"/>
          </w:tcPr>
          <w:p w14:paraId="3053BA9B" w14:textId="4106A88E" w:rsidR="00517D55" w:rsidRPr="000A144E" w:rsidRDefault="00517D55">
            <w:pPr>
              <w:rPr>
                <w:b/>
                <w:bCs/>
                <w:sz w:val="16"/>
                <w:szCs w:val="16"/>
              </w:rPr>
            </w:pPr>
            <w:r w:rsidRPr="000A144E">
              <w:rPr>
                <w:b/>
                <w:bCs/>
                <w:sz w:val="16"/>
                <w:szCs w:val="16"/>
              </w:rPr>
              <w:lastRenderedPageBreak/>
              <w:t>Country</w:t>
            </w:r>
          </w:p>
        </w:tc>
        <w:tc>
          <w:tcPr>
            <w:tcW w:w="2058" w:type="dxa"/>
            <w:shd w:val="clear" w:color="auto" w:fill="181C44" w:themeFill="accent1"/>
            <w:vAlign w:val="center"/>
          </w:tcPr>
          <w:p w14:paraId="172A91C5" w14:textId="2C1B5970" w:rsidR="00517D55" w:rsidRPr="000A144E" w:rsidRDefault="00517D55">
            <w:pPr>
              <w:rPr>
                <w:b/>
                <w:bCs/>
                <w:sz w:val="16"/>
                <w:szCs w:val="16"/>
              </w:rPr>
            </w:pPr>
            <w:r w:rsidRPr="000A144E">
              <w:rPr>
                <w:b/>
                <w:bCs/>
                <w:sz w:val="16"/>
                <w:szCs w:val="16"/>
              </w:rPr>
              <w:t>Policy Measure</w:t>
            </w:r>
          </w:p>
        </w:tc>
        <w:tc>
          <w:tcPr>
            <w:tcW w:w="5512" w:type="dxa"/>
            <w:shd w:val="clear" w:color="auto" w:fill="181C44" w:themeFill="accent1"/>
          </w:tcPr>
          <w:p w14:paraId="6BC613E3" w14:textId="459B3D9F" w:rsidR="00517D55" w:rsidRPr="000A144E" w:rsidRDefault="00517D55">
            <w:pPr>
              <w:rPr>
                <w:b/>
                <w:bCs/>
                <w:sz w:val="16"/>
                <w:szCs w:val="16"/>
              </w:rPr>
            </w:pPr>
            <w:r w:rsidRPr="000A144E">
              <w:rPr>
                <w:b/>
                <w:bCs/>
                <w:sz w:val="16"/>
                <w:szCs w:val="16"/>
              </w:rPr>
              <w:t>Modelling</w:t>
            </w:r>
          </w:p>
        </w:tc>
        <w:tc>
          <w:tcPr>
            <w:tcW w:w="1291" w:type="dxa"/>
            <w:shd w:val="clear" w:color="auto" w:fill="181C44" w:themeFill="accent1"/>
            <w:vAlign w:val="center"/>
          </w:tcPr>
          <w:p w14:paraId="5726F4A7" w14:textId="22E9509B" w:rsidR="00517D55" w:rsidRPr="000A144E" w:rsidRDefault="00517D55">
            <w:pPr>
              <w:rPr>
                <w:b/>
                <w:bCs/>
                <w:sz w:val="16"/>
                <w:szCs w:val="16"/>
              </w:rPr>
            </w:pPr>
            <w:r w:rsidRPr="000A144E">
              <w:rPr>
                <w:b/>
                <w:bCs/>
                <w:sz w:val="16"/>
                <w:szCs w:val="16"/>
              </w:rPr>
              <w:t>Sources</w:t>
            </w:r>
          </w:p>
        </w:tc>
      </w:tr>
      <w:tr w:rsidR="00D50D8C" w:rsidRPr="000A144E" w14:paraId="02636205" w14:textId="77777777" w:rsidTr="003C429C">
        <w:trPr>
          <w:trHeight w:val="300"/>
        </w:trPr>
        <w:tc>
          <w:tcPr>
            <w:tcW w:w="914" w:type="dxa"/>
            <w:vMerge w:val="restart"/>
            <w:shd w:val="clear" w:color="auto" w:fill="F2F2F2" w:themeFill="background1" w:themeFillShade="F2"/>
            <w:vAlign w:val="center"/>
          </w:tcPr>
          <w:p w14:paraId="69CEDF67" w14:textId="1E632378" w:rsidR="00D50D8C" w:rsidRPr="000A144E" w:rsidRDefault="00D50D8C">
            <w:pPr>
              <w:rPr>
                <w:sz w:val="16"/>
                <w:szCs w:val="16"/>
              </w:rPr>
            </w:pPr>
            <w:r w:rsidRPr="000A144E">
              <w:rPr>
                <w:sz w:val="16"/>
                <w:szCs w:val="16"/>
              </w:rPr>
              <w:t>Austria</w:t>
            </w:r>
          </w:p>
        </w:tc>
        <w:tc>
          <w:tcPr>
            <w:tcW w:w="2058" w:type="dxa"/>
            <w:shd w:val="clear" w:color="auto" w:fill="F2F2F2" w:themeFill="background1" w:themeFillShade="F2"/>
            <w:vAlign w:val="center"/>
          </w:tcPr>
          <w:p w14:paraId="405D4FA1" w14:textId="390C80B3" w:rsidR="00D50D8C" w:rsidRPr="000A144E" w:rsidRDefault="00AA23DA">
            <w:pPr>
              <w:rPr>
                <w:sz w:val="16"/>
                <w:szCs w:val="16"/>
              </w:rPr>
            </w:pPr>
            <w:r w:rsidRPr="000A144E">
              <w:rPr>
                <w:sz w:val="16"/>
                <w:szCs w:val="16"/>
              </w:rPr>
              <w:t>Expansion of Childcare</w:t>
            </w:r>
            <w:r w:rsidR="00065778" w:rsidRPr="000A144E">
              <w:rPr>
                <w:sz w:val="16"/>
                <w:szCs w:val="16"/>
              </w:rPr>
              <w:t xml:space="preserve"> Provision</w:t>
            </w:r>
          </w:p>
        </w:tc>
        <w:tc>
          <w:tcPr>
            <w:tcW w:w="5512" w:type="dxa"/>
            <w:shd w:val="clear" w:color="auto" w:fill="F2F2F2" w:themeFill="background1" w:themeFillShade="F2"/>
          </w:tcPr>
          <w:p w14:paraId="56C4ABD4" w14:textId="5D0D522F" w:rsidR="00D50D8C" w:rsidRPr="000A144E" w:rsidRDefault="6AA857D1">
            <w:pPr>
              <w:rPr>
                <w:sz w:val="16"/>
                <w:szCs w:val="16"/>
              </w:rPr>
            </w:pPr>
            <w:r w:rsidRPr="6AA857D1">
              <w:rPr>
                <w:sz w:val="16"/>
                <w:szCs w:val="16"/>
              </w:rPr>
              <w:t>The reform aims to create 2</w:t>
            </w:r>
            <w:r w:rsidR="00A0598F">
              <w:rPr>
                <w:sz w:val="16"/>
                <w:szCs w:val="16"/>
              </w:rPr>
              <w:t>,</w:t>
            </w:r>
            <w:r w:rsidRPr="6AA857D1">
              <w:rPr>
                <w:sz w:val="16"/>
                <w:szCs w:val="16"/>
              </w:rPr>
              <w:t xml:space="preserve">000 additional childcare spots and implement a second mandatory year of kindergarten by the end of 2027 in all federal states in Austria. The costs are estimated to be around €80 million per year according to the </w:t>
            </w:r>
            <w:r w:rsidR="00A47EE3" w:rsidRPr="578468F1">
              <w:rPr>
                <w:sz w:val="16"/>
                <w:szCs w:val="16"/>
              </w:rPr>
              <w:t>medium-term plan</w:t>
            </w:r>
            <w:r w:rsidRPr="6AA857D1">
              <w:rPr>
                <w:sz w:val="16"/>
                <w:szCs w:val="16"/>
              </w:rPr>
              <w:t>. For our calculations we assume 1</w:t>
            </w:r>
            <w:r w:rsidR="00A0598F">
              <w:rPr>
                <w:sz w:val="16"/>
                <w:szCs w:val="16"/>
              </w:rPr>
              <w:t>,</w:t>
            </w:r>
            <w:r w:rsidRPr="6AA857D1">
              <w:rPr>
                <w:sz w:val="16"/>
                <w:szCs w:val="16"/>
              </w:rPr>
              <w:t xml:space="preserve">000 additional spots to be created in 2026 and 2027 respectively. Each additional spot in childcare relates to one additional person in employment that would have stayed home and cared for the child otherwise. We model this gradual increase in the participation rate in 2026 and 2027 and a higher level of the participation rate thereafter. </w:t>
            </w:r>
          </w:p>
        </w:tc>
        <w:tc>
          <w:tcPr>
            <w:tcW w:w="1291" w:type="dxa"/>
            <w:shd w:val="clear" w:color="auto" w:fill="F2F2F2" w:themeFill="background1" w:themeFillShade="F2"/>
            <w:vAlign w:val="center"/>
          </w:tcPr>
          <w:p w14:paraId="5200C3C6" w14:textId="08627264" w:rsidR="00D50D8C" w:rsidRPr="000A144E" w:rsidRDefault="00786051">
            <w:pPr>
              <w:rPr>
                <w:sz w:val="16"/>
                <w:szCs w:val="16"/>
                <w:highlight w:val="yellow"/>
              </w:rPr>
            </w:pPr>
            <w:r w:rsidRPr="009D46A9">
              <w:rPr>
                <w:sz w:val="16"/>
                <w:szCs w:val="16"/>
              </w:rPr>
              <w:fldChar w:fldCharType="begin"/>
            </w:r>
            <w:r w:rsidR="009D3F1E" w:rsidRPr="009D46A9">
              <w:rPr>
                <w:sz w:val="16"/>
                <w:szCs w:val="16"/>
              </w:rPr>
              <w:instrText xml:space="preserve"> ADDIN ZOTERO_ITEM CSL_CITATION {"citationID":"AZYu8T9w","properties":{"formattedCitation":"(Austrian medium-term plan, Austrian Federal Ministry of Finance 2025)","plainCitation":"(Austrian medium-term plan, Austrian Federal Ministry of Finance 2025)","noteIndex":0},"citationItems":[{"id":19258,"uris":["http://zotero.org/groups/4867909/items/WMAQJ9SM"],"itemData":{"id":19258,"type":"document","title":"National Medium-Term Fiscal-Structural Plan Austria","author":[{"family":"Austrian medium-term plan, Austrian Federal Ministry of Finance","given":""}],"issued":{"date-parts":[["2025"]]}}}],"schema":"https://github.com/citation-style-language/schema/raw/master/csl-citation.json"} </w:instrText>
            </w:r>
            <w:r w:rsidRPr="009D46A9">
              <w:rPr>
                <w:sz w:val="16"/>
                <w:szCs w:val="16"/>
              </w:rPr>
              <w:fldChar w:fldCharType="separate"/>
            </w:r>
            <w:r w:rsidR="009D3F1E" w:rsidRPr="009D46A9">
              <w:rPr>
                <w:rFonts w:cs="Open Sans"/>
                <w:sz w:val="16"/>
              </w:rPr>
              <w:t>(Austrian medium-term plan, Austrian Federal Ministry of Finance 2025)</w:t>
            </w:r>
            <w:r w:rsidRPr="009D46A9">
              <w:rPr>
                <w:sz w:val="16"/>
                <w:szCs w:val="16"/>
              </w:rPr>
              <w:fldChar w:fldCharType="end"/>
            </w:r>
          </w:p>
        </w:tc>
      </w:tr>
      <w:tr w:rsidR="00D50D8C" w:rsidRPr="000A144E" w14:paraId="43E36980" w14:textId="77777777" w:rsidTr="003C429C">
        <w:trPr>
          <w:trHeight w:val="300"/>
        </w:trPr>
        <w:tc>
          <w:tcPr>
            <w:tcW w:w="914" w:type="dxa"/>
            <w:vMerge/>
            <w:vAlign w:val="center"/>
          </w:tcPr>
          <w:p w14:paraId="1F92FA58" w14:textId="284DFFD0" w:rsidR="00D50D8C" w:rsidRPr="000A144E" w:rsidRDefault="00D50D8C">
            <w:pPr>
              <w:rPr>
                <w:sz w:val="16"/>
                <w:szCs w:val="16"/>
              </w:rPr>
            </w:pPr>
          </w:p>
        </w:tc>
        <w:tc>
          <w:tcPr>
            <w:tcW w:w="2058" w:type="dxa"/>
            <w:shd w:val="clear" w:color="auto" w:fill="F2F2F2" w:themeFill="background1" w:themeFillShade="F2"/>
            <w:vAlign w:val="center"/>
          </w:tcPr>
          <w:p w14:paraId="649AC241" w14:textId="5B530F6D" w:rsidR="00D50D8C" w:rsidRPr="000A144E" w:rsidRDefault="00D50D8C">
            <w:pPr>
              <w:rPr>
                <w:sz w:val="16"/>
                <w:szCs w:val="16"/>
              </w:rPr>
            </w:pPr>
            <w:r w:rsidRPr="000A144E">
              <w:rPr>
                <w:sz w:val="16"/>
                <w:szCs w:val="16"/>
              </w:rPr>
              <w:t>Corridor Pension</w:t>
            </w:r>
            <w:r w:rsidR="00F27C7E">
              <w:rPr>
                <w:sz w:val="16"/>
                <w:szCs w:val="16"/>
              </w:rPr>
              <w:t xml:space="preserve"> Reform</w:t>
            </w:r>
          </w:p>
        </w:tc>
        <w:tc>
          <w:tcPr>
            <w:tcW w:w="5512" w:type="dxa"/>
            <w:shd w:val="clear" w:color="auto" w:fill="F2F2F2" w:themeFill="background1" w:themeFillShade="F2"/>
          </w:tcPr>
          <w:p w14:paraId="201B31F9" w14:textId="71E15E4E" w:rsidR="00D50D8C" w:rsidRPr="000A144E" w:rsidRDefault="6AA857D1">
            <w:pPr>
              <w:rPr>
                <w:sz w:val="16"/>
                <w:szCs w:val="16"/>
              </w:rPr>
            </w:pPr>
            <w:r w:rsidRPr="6AA857D1">
              <w:rPr>
                <w:sz w:val="16"/>
                <w:szCs w:val="16"/>
              </w:rPr>
              <w:t>This reform increases the entry age for corridor pensions, which allow for entering retirement before the statutory retirement age, from 62 years to 63 years</w:t>
            </w:r>
            <w:r w:rsidR="00DB2BFE">
              <w:rPr>
                <w:sz w:val="16"/>
                <w:szCs w:val="16"/>
              </w:rPr>
              <w:t xml:space="preserve"> and </w:t>
            </w:r>
            <w:r w:rsidR="00B06138">
              <w:rPr>
                <w:sz w:val="16"/>
                <w:szCs w:val="16"/>
              </w:rPr>
              <w:t xml:space="preserve">increases </w:t>
            </w:r>
            <w:r w:rsidR="00DB2BFE">
              <w:rPr>
                <w:sz w:val="16"/>
                <w:szCs w:val="16"/>
              </w:rPr>
              <w:t xml:space="preserve">the minimum </w:t>
            </w:r>
            <w:r w:rsidR="00C40540">
              <w:rPr>
                <w:sz w:val="16"/>
                <w:szCs w:val="16"/>
              </w:rPr>
              <w:t>number of months of insurance to 504</w:t>
            </w:r>
            <w:r w:rsidRPr="6AA857D1">
              <w:rPr>
                <w:sz w:val="16"/>
                <w:szCs w:val="16"/>
              </w:rPr>
              <w:t xml:space="preserve">. According to the </w:t>
            </w:r>
            <w:r w:rsidR="00A02078" w:rsidRPr="00A47EE3">
              <w:rPr>
                <w:sz w:val="16"/>
                <w:szCs w:val="18"/>
              </w:rPr>
              <w:t>medium-term plan</w:t>
            </w:r>
            <w:r w:rsidRPr="6AA857D1">
              <w:rPr>
                <w:sz w:val="16"/>
                <w:szCs w:val="16"/>
              </w:rPr>
              <w:t xml:space="preserve"> this will lead to approximately 1</w:t>
            </w:r>
            <w:r w:rsidR="00583F4B">
              <w:rPr>
                <w:sz w:val="16"/>
                <w:szCs w:val="16"/>
              </w:rPr>
              <w:t>1</w:t>
            </w:r>
            <w:r w:rsidR="00A0598F">
              <w:rPr>
                <w:sz w:val="16"/>
                <w:szCs w:val="16"/>
              </w:rPr>
              <w:t>,</w:t>
            </w:r>
            <w:r w:rsidRPr="6AA857D1">
              <w:rPr>
                <w:sz w:val="16"/>
                <w:szCs w:val="16"/>
              </w:rPr>
              <w:t>000 people entering retirement later thereby increasing labour force participation in old age. The measure is estimated to increase government revenue by €360 million per year once fully implemented. Since the entry age will be gradually increased until 2027</w:t>
            </w:r>
            <w:r w:rsidR="0047041B">
              <w:rPr>
                <w:sz w:val="16"/>
                <w:szCs w:val="16"/>
              </w:rPr>
              <w:t xml:space="preserve"> and the required insurance months until 2028</w:t>
            </w:r>
            <w:r w:rsidRPr="6AA857D1">
              <w:rPr>
                <w:sz w:val="16"/>
                <w:szCs w:val="16"/>
              </w:rPr>
              <w:t>, we assume a gradual increase in the participation rate in 202</w:t>
            </w:r>
            <w:r w:rsidR="0047041B">
              <w:rPr>
                <w:sz w:val="16"/>
                <w:szCs w:val="16"/>
              </w:rPr>
              <w:t>7, 2028 and 2029</w:t>
            </w:r>
            <w:r w:rsidRPr="6AA857D1">
              <w:rPr>
                <w:sz w:val="16"/>
                <w:szCs w:val="16"/>
              </w:rPr>
              <w:t xml:space="preserve"> and a constantly higher level thereafter. </w:t>
            </w:r>
          </w:p>
        </w:tc>
        <w:tc>
          <w:tcPr>
            <w:tcW w:w="1291" w:type="dxa"/>
            <w:shd w:val="clear" w:color="auto" w:fill="F2F2F2" w:themeFill="background1" w:themeFillShade="F2"/>
            <w:vAlign w:val="center"/>
          </w:tcPr>
          <w:p w14:paraId="4E58E8AF" w14:textId="05D5AE75" w:rsidR="00D50D8C" w:rsidRPr="000A144E" w:rsidRDefault="00786051">
            <w:pPr>
              <w:rPr>
                <w:sz w:val="16"/>
                <w:szCs w:val="16"/>
              </w:rPr>
            </w:pPr>
            <w:r>
              <w:rPr>
                <w:sz w:val="16"/>
                <w:szCs w:val="16"/>
              </w:rPr>
              <w:fldChar w:fldCharType="begin"/>
            </w:r>
            <w:r w:rsidR="00E26194">
              <w:rPr>
                <w:sz w:val="16"/>
                <w:szCs w:val="16"/>
              </w:rPr>
              <w:instrText xml:space="preserve"> ADDIN ZOTERO_ITEM CSL_CITATION {"citationID":"59GXWQpf","properties":{"formattedCitation":"(Austrian medium-term plan, Austrian Federal Ministry of Finance 2025)","plainCitation":"(Austrian medium-term plan, Austrian Federal Ministry of Finance 2025)","noteIndex":0},"citationItems":[{"id":19258,"uris":["http://zotero.org/groups/4867909/items/WMAQJ9SM"],"itemData":{"id":19258,"type":"document","title":"National Medium-Term Fiscal-Structural Plan Austria","author":[{"family":"Austrian medium-term plan, Austrian Federal Ministry of Finance","given":""}],"issued":{"date-parts":[["2025"]]}}}],"schema":"https://github.com/citation-style-language/schema/raw/master/csl-citation.json"} </w:instrText>
            </w:r>
            <w:r>
              <w:rPr>
                <w:sz w:val="16"/>
                <w:szCs w:val="16"/>
              </w:rPr>
              <w:fldChar w:fldCharType="separate"/>
            </w:r>
            <w:r w:rsidR="00E26194" w:rsidRPr="00E26194">
              <w:rPr>
                <w:rFonts w:cs="Open Sans"/>
                <w:sz w:val="16"/>
              </w:rPr>
              <w:t>(Austrian medium-term plan, Austrian Federal Ministry of Finance 2025)</w:t>
            </w:r>
            <w:r>
              <w:rPr>
                <w:sz w:val="16"/>
                <w:szCs w:val="16"/>
              </w:rPr>
              <w:fldChar w:fldCharType="end"/>
            </w:r>
          </w:p>
        </w:tc>
      </w:tr>
      <w:tr w:rsidR="00D50D8C" w:rsidRPr="000A144E" w14:paraId="2DD40CE8" w14:textId="77777777" w:rsidTr="003C429C">
        <w:trPr>
          <w:trHeight w:val="300"/>
        </w:trPr>
        <w:tc>
          <w:tcPr>
            <w:tcW w:w="914" w:type="dxa"/>
            <w:vMerge/>
            <w:vAlign w:val="center"/>
          </w:tcPr>
          <w:p w14:paraId="3E3F2683" w14:textId="77777777" w:rsidR="00D50D8C" w:rsidRPr="000A144E" w:rsidRDefault="00D50D8C">
            <w:pPr>
              <w:rPr>
                <w:sz w:val="16"/>
                <w:szCs w:val="16"/>
              </w:rPr>
            </w:pPr>
          </w:p>
        </w:tc>
        <w:tc>
          <w:tcPr>
            <w:tcW w:w="2058" w:type="dxa"/>
            <w:shd w:val="clear" w:color="auto" w:fill="F2F2F2" w:themeFill="background1" w:themeFillShade="F2"/>
            <w:vAlign w:val="center"/>
          </w:tcPr>
          <w:p w14:paraId="17B53294" w14:textId="170DB166" w:rsidR="00D50D8C" w:rsidRPr="000A144E" w:rsidRDefault="00D50D8C">
            <w:pPr>
              <w:rPr>
                <w:sz w:val="16"/>
                <w:szCs w:val="16"/>
              </w:rPr>
            </w:pPr>
            <w:r w:rsidRPr="000A144E">
              <w:rPr>
                <w:sz w:val="16"/>
                <w:szCs w:val="16"/>
              </w:rPr>
              <w:t>Red-White-Red Card</w:t>
            </w:r>
          </w:p>
        </w:tc>
        <w:tc>
          <w:tcPr>
            <w:tcW w:w="5512" w:type="dxa"/>
            <w:shd w:val="clear" w:color="auto" w:fill="F2F2F2" w:themeFill="background1" w:themeFillShade="F2"/>
          </w:tcPr>
          <w:p w14:paraId="1D621A14" w14:textId="0883F3E9" w:rsidR="00D50D8C" w:rsidRPr="000A144E" w:rsidRDefault="002C76EA">
            <w:pPr>
              <w:rPr>
                <w:sz w:val="16"/>
                <w:szCs w:val="16"/>
              </w:rPr>
            </w:pPr>
            <w:r w:rsidRPr="000A144E">
              <w:rPr>
                <w:sz w:val="16"/>
                <w:szCs w:val="16"/>
              </w:rPr>
              <w:t xml:space="preserve">The reform aims at </w:t>
            </w:r>
            <w:r w:rsidR="0012446D" w:rsidRPr="000A144E">
              <w:rPr>
                <w:sz w:val="16"/>
                <w:szCs w:val="16"/>
              </w:rPr>
              <w:t>reforming</w:t>
            </w:r>
            <w:r w:rsidRPr="000A144E">
              <w:rPr>
                <w:sz w:val="16"/>
                <w:szCs w:val="16"/>
              </w:rPr>
              <w:t xml:space="preserve"> the process of attaining work-permits for third-country citizens to </w:t>
            </w:r>
            <w:r w:rsidR="0012446D" w:rsidRPr="000A144E">
              <w:rPr>
                <w:sz w:val="16"/>
                <w:szCs w:val="16"/>
              </w:rPr>
              <w:t>address</w:t>
            </w:r>
            <w:r w:rsidRPr="000A144E">
              <w:rPr>
                <w:sz w:val="16"/>
                <w:szCs w:val="16"/>
              </w:rPr>
              <w:t xml:space="preserve"> labour shortages.</w:t>
            </w:r>
            <w:r w:rsidR="001E3972" w:rsidRPr="000A144E">
              <w:rPr>
                <w:sz w:val="16"/>
                <w:szCs w:val="16"/>
              </w:rPr>
              <w:t xml:space="preserve"> The</w:t>
            </w:r>
            <w:r w:rsidR="00A02078" w:rsidRPr="00A47EE3">
              <w:rPr>
                <w:sz w:val="16"/>
                <w:szCs w:val="18"/>
              </w:rPr>
              <w:t xml:space="preserve"> medium-term plan</w:t>
            </w:r>
            <w:r w:rsidR="001E3972" w:rsidRPr="000A144E">
              <w:rPr>
                <w:sz w:val="16"/>
                <w:szCs w:val="16"/>
              </w:rPr>
              <w:t xml:space="preserve"> assumes 10</w:t>
            </w:r>
            <w:r w:rsidR="00A0598F">
              <w:rPr>
                <w:sz w:val="16"/>
                <w:szCs w:val="16"/>
              </w:rPr>
              <w:t>,</w:t>
            </w:r>
            <w:r w:rsidR="001E3972" w:rsidRPr="000A144E">
              <w:rPr>
                <w:sz w:val="16"/>
                <w:szCs w:val="16"/>
              </w:rPr>
              <w:t xml:space="preserve">000 vacancies to be filled </w:t>
            </w:r>
            <w:r w:rsidR="003B0C3E" w:rsidRPr="000A144E">
              <w:rPr>
                <w:sz w:val="16"/>
                <w:szCs w:val="16"/>
              </w:rPr>
              <w:t xml:space="preserve">between 2028 and 2029 by this measure. We </w:t>
            </w:r>
            <w:r w:rsidR="00E075C3" w:rsidRPr="000A144E">
              <w:rPr>
                <w:sz w:val="16"/>
                <w:szCs w:val="16"/>
              </w:rPr>
              <w:t xml:space="preserve">model </w:t>
            </w:r>
            <w:r w:rsidR="00B92580" w:rsidRPr="000A144E">
              <w:rPr>
                <w:sz w:val="16"/>
                <w:szCs w:val="16"/>
              </w:rPr>
              <w:t xml:space="preserve">a gradual increase in the participation rate in 2028 and 2029 and a constantly higher level </w:t>
            </w:r>
            <w:r w:rsidR="00C40D98">
              <w:rPr>
                <w:sz w:val="16"/>
                <w:szCs w:val="16"/>
              </w:rPr>
              <w:t>thereafter</w:t>
            </w:r>
            <w:r w:rsidR="00B92580" w:rsidRPr="000A144E">
              <w:rPr>
                <w:sz w:val="16"/>
                <w:szCs w:val="16"/>
              </w:rPr>
              <w:t>.</w:t>
            </w:r>
            <w:r w:rsidR="0004596E" w:rsidRPr="000A144E">
              <w:rPr>
                <w:sz w:val="16"/>
                <w:szCs w:val="16"/>
              </w:rPr>
              <w:t xml:space="preserve"> There are no significant costs </w:t>
            </w:r>
            <w:r w:rsidR="003837F6" w:rsidRPr="000A144E">
              <w:rPr>
                <w:sz w:val="16"/>
                <w:szCs w:val="16"/>
              </w:rPr>
              <w:t>related to this measure</w:t>
            </w:r>
            <w:r w:rsidR="00C40D98">
              <w:rPr>
                <w:sz w:val="16"/>
                <w:szCs w:val="16"/>
              </w:rPr>
              <w:t xml:space="preserve"> reported</w:t>
            </w:r>
            <w:r w:rsidR="003837F6" w:rsidRPr="000A144E">
              <w:rPr>
                <w:sz w:val="16"/>
                <w:szCs w:val="16"/>
              </w:rPr>
              <w:t>.</w:t>
            </w:r>
          </w:p>
        </w:tc>
        <w:tc>
          <w:tcPr>
            <w:tcW w:w="1291" w:type="dxa"/>
            <w:shd w:val="clear" w:color="auto" w:fill="F2F2F2" w:themeFill="background1" w:themeFillShade="F2"/>
            <w:vAlign w:val="center"/>
          </w:tcPr>
          <w:p w14:paraId="578F4196" w14:textId="3E6FD6A2" w:rsidR="00D50D8C" w:rsidRPr="000A144E" w:rsidRDefault="00786051">
            <w:pPr>
              <w:rPr>
                <w:sz w:val="16"/>
                <w:szCs w:val="16"/>
              </w:rPr>
            </w:pPr>
            <w:r>
              <w:rPr>
                <w:sz w:val="16"/>
                <w:szCs w:val="16"/>
              </w:rPr>
              <w:fldChar w:fldCharType="begin"/>
            </w:r>
            <w:r w:rsidR="00E26194">
              <w:rPr>
                <w:sz w:val="16"/>
                <w:szCs w:val="16"/>
              </w:rPr>
              <w:instrText xml:space="preserve"> ADDIN ZOTERO_ITEM CSL_CITATION {"citationID":"brvlK1aW","properties":{"formattedCitation":"(Austrian medium-term plan, Austrian Federal Ministry of Finance 2025)","plainCitation":"(Austrian medium-term plan, Austrian Federal Ministry of Finance 2025)","noteIndex":0},"citationItems":[{"id":19258,"uris":["http://zotero.org/groups/4867909/items/WMAQJ9SM"],"itemData":{"id":19258,"type":"document","title":"National Medium-Term Fiscal-Structural Plan Austria","author":[{"family":"Austrian medium-term plan, Austrian Federal Ministry of Finance","given":""}],"issued":{"date-parts":[["2025"]]}}}],"schema":"https://github.com/citation-style-language/schema/raw/master/csl-citation.json"} </w:instrText>
            </w:r>
            <w:r>
              <w:rPr>
                <w:sz w:val="16"/>
                <w:szCs w:val="16"/>
              </w:rPr>
              <w:fldChar w:fldCharType="separate"/>
            </w:r>
            <w:r w:rsidR="00E26194" w:rsidRPr="00E26194">
              <w:rPr>
                <w:rFonts w:cs="Open Sans"/>
                <w:sz w:val="16"/>
              </w:rPr>
              <w:t>(Austrian medium-term plan, Austrian Federal Ministry of Finance 2025)</w:t>
            </w:r>
            <w:r>
              <w:rPr>
                <w:sz w:val="16"/>
                <w:szCs w:val="16"/>
              </w:rPr>
              <w:fldChar w:fldCharType="end"/>
            </w:r>
          </w:p>
        </w:tc>
      </w:tr>
      <w:tr w:rsidR="00D50D8C" w:rsidRPr="000A144E" w14:paraId="24051BC0" w14:textId="77777777" w:rsidTr="003C429C">
        <w:trPr>
          <w:trHeight w:val="300"/>
        </w:trPr>
        <w:tc>
          <w:tcPr>
            <w:tcW w:w="914" w:type="dxa"/>
            <w:shd w:val="clear" w:color="auto" w:fill="F2F2F2" w:themeFill="background1" w:themeFillShade="F2"/>
            <w:vAlign w:val="center"/>
          </w:tcPr>
          <w:p w14:paraId="46A0B272" w14:textId="7F72FCCB" w:rsidR="00D50D8C" w:rsidRPr="000A144E" w:rsidRDefault="00C66A86">
            <w:pPr>
              <w:rPr>
                <w:sz w:val="16"/>
                <w:szCs w:val="16"/>
              </w:rPr>
            </w:pPr>
            <w:r w:rsidRPr="000A144E">
              <w:rPr>
                <w:sz w:val="16"/>
                <w:szCs w:val="16"/>
              </w:rPr>
              <w:t>Finland</w:t>
            </w:r>
          </w:p>
        </w:tc>
        <w:tc>
          <w:tcPr>
            <w:tcW w:w="2058" w:type="dxa"/>
            <w:shd w:val="clear" w:color="auto" w:fill="F2F2F2" w:themeFill="background1" w:themeFillShade="F2"/>
            <w:vAlign w:val="center"/>
          </w:tcPr>
          <w:p w14:paraId="1DEA8B2B" w14:textId="3602ADC1" w:rsidR="00D50D8C" w:rsidRPr="000A144E" w:rsidRDefault="00803B45">
            <w:pPr>
              <w:rPr>
                <w:sz w:val="16"/>
                <w:szCs w:val="16"/>
              </w:rPr>
            </w:pPr>
            <w:r w:rsidRPr="000A144E">
              <w:rPr>
                <w:sz w:val="16"/>
                <w:szCs w:val="16"/>
              </w:rPr>
              <w:t>Increase in R&amp;D Funding</w:t>
            </w:r>
          </w:p>
        </w:tc>
        <w:tc>
          <w:tcPr>
            <w:tcW w:w="5512" w:type="dxa"/>
            <w:shd w:val="clear" w:color="auto" w:fill="F2F2F2" w:themeFill="background1" w:themeFillShade="F2"/>
          </w:tcPr>
          <w:p w14:paraId="49E9BC99" w14:textId="0290FEAC" w:rsidR="00D50D8C" w:rsidRPr="000A144E" w:rsidRDefault="00084AA4" w:rsidP="00EB3D37">
            <w:pPr>
              <w:rPr>
                <w:sz w:val="16"/>
                <w:szCs w:val="16"/>
              </w:rPr>
            </w:pPr>
            <w:r w:rsidRPr="000A144E">
              <w:rPr>
                <w:sz w:val="16"/>
                <w:szCs w:val="16"/>
              </w:rPr>
              <w:t>Under the Act on R&amp;D Funding (1092/2022), Finland’s R&amp;D expenditure will be increased to 4% of GDP by 2030. The Government will raise central government funding for R&amp;D activities to 1</w:t>
            </w:r>
            <w:r w:rsidR="00A67BAE" w:rsidRPr="000A144E">
              <w:rPr>
                <w:sz w:val="16"/>
                <w:szCs w:val="16"/>
              </w:rPr>
              <w:t>.33</w:t>
            </w:r>
            <w:r w:rsidRPr="000A144E">
              <w:rPr>
                <w:sz w:val="16"/>
                <w:szCs w:val="16"/>
              </w:rPr>
              <w:t>% of GDP, provided that private sector investments increase to 2.</w:t>
            </w:r>
            <w:r w:rsidR="00990CF7" w:rsidRPr="000A144E">
              <w:rPr>
                <w:sz w:val="16"/>
                <w:szCs w:val="16"/>
              </w:rPr>
              <w:t>67</w:t>
            </w:r>
            <w:r w:rsidRPr="000A144E">
              <w:rPr>
                <w:sz w:val="16"/>
                <w:szCs w:val="16"/>
              </w:rPr>
              <w:t>%.</w:t>
            </w:r>
            <w:r w:rsidR="0066794A" w:rsidRPr="000A144E">
              <w:rPr>
                <w:sz w:val="16"/>
                <w:szCs w:val="16"/>
              </w:rPr>
              <w:t xml:space="preserve"> </w:t>
            </w:r>
            <w:r w:rsidR="0044565A" w:rsidRPr="000A144E">
              <w:t xml:space="preserve"> </w:t>
            </w:r>
            <w:r w:rsidR="0044565A" w:rsidRPr="000A144E">
              <w:rPr>
                <w:sz w:val="16"/>
                <w:szCs w:val="16"/>
              </w:rPr>
              <w:t xml:space="preserve">Finland's </w:t>
            </w:r>
            <w:r w:rsidR="0044565A" w:rsidRPr="114DC003">
              <w:rPr>
                <w:sz w:val="16"/>
                <w:szCs w:val="16"/>
              </w:rPr>
              <w:t>Ministry</w:t>
            </w:r>
            <w:r w:rsidR="0044565A" w:rsidRPr="000A144E">
              <w:rPr>
                <w:sz w:val="16"/>
                <w:szCs w:val="16"/>
              </w:rPr>
              <w:t xml:space="preserve"> of Finance has estimated </w:t>
            </w:r>
            <w:r w:rsidR="007C4413" w:rsidRPr="000A144E">
              <w:rPr>
                <w:sz w:val="16"/>
                <w:szCs w:val="16"/>
              </w:rPr>
              <w:t>t</w:t>
            </w:r>
            <w:r w:rsidR="0044565A" w:rsidRPr="000A144E">
              <w:rPr>
                <w:sz w:val="16"/>
                <w:szCs w:val="16"/>
              </w:rPr>
              <w:t>hat this wil</w:t>
            </w:r>
            <w:r w:rsidR="009B51AB" w:rsidRPr="000A144E">
              <w:rPr>
                <w:sz w:val="16"/>
                <w:szCs w:val="16"/>
              </w:rPr>
              <w:t>l</w:t>
            </w:r>
            <w:r w:rsidR="0044565A" w:rsidRPr="000A144E">
              <w:rPr>
                <w:sz w:val="16"/>
                <w:szCs w:val="16"/>
              </w:rPr>
              <w:t xml:space="preserve"> have an immediate effect on GDP via increase</w:t>
            </w:r>
            <w:r w:rsidR="00AC78D3" w:rsidRPr="000A144E">
              <w:rPr>
                <w:sz w:val="16"/>
                <w:szCs w:val="16"/>
              </w:rPr>
              <w:t>d</w:t>
            </w:r>
            <w:r w:rsidR="0044565A" w:rsidRPr="000A144E">
              <w:rPr>
                <w:sz w:val="16"/>
                <w:szCs w:val="16"/>
              </w:rPr>
              <w:t xml:space="preserve"> aggregate demand </w:t>
            </w:r>
            <w:r w:rsidR="008A656E" w:rsidRPr="000A144E">
              <w:rPr>
                <w:sz w:val="16"/>
                <w:szCs w:val="16"/>
              </w:rPr>
              <w:t xml:space="preserve">from </w:t>
            </w:r>
            <w:r w:rsidR="00346096" w:rsidRPr="000A144E">
              <w:rPr>
                <w:sz w:val="16"/>
                <w:szCs w:val="16"/>
              </w:rPr>
              <w:t>202</w:t>
            </w:r>
            <w:r w:rsidR="00F552D1">
              <w:rPr>
                <w:sz w:val="16"/>
                <w:szCs w:val="16"/>
              </w:rPr>
              <w:t>5</w:t>
            </w:r>
            <w:r w:rsidR="00346096" w:rsidRPr="000A144E">
              <w:rPr>
                <w:sz w:val="16"/>
                <w:szCs w:val="16"/>
              </w:rPr>
              <w:t xml:space="preserve"> to 20</w:t>
            </w:r>
            <w:r w:rsidR="00F552D1">
              <w:rPr>
                <w:sz w:val="16"/>
                <w:szCs w:val="16"/>
              </w:rPr>
              <w:t>30</w:t>
            </w:r>
            <w:r w:rsidR="00346096" w:rsidRPr="000A144E">
              <w:rPr>
                <w:sz w:val="16"/>
                <w:szCs w:val="16"/>
              </w:rPr>
              <w:t xml:space="preserve"> </w:t>
            </w:r>
            <w:r w:rsidR="0044565A" w:rsidRPr="000A144E">
              <w:rPr>
                <w:sz w:val="16"/>
                <w:szCs w:val="16"/>
              </w:rPr>
              <w:t>as well as a 5-year delay</w:t>
            </w:r>
            <w:r w:rsidR="003C20B9" w:rsidRPr="000A144E">
              <w:rPr>
                <w:sz w:val="16"/>
                <w:szCs w:val="16"/>
              </w:rPr>
              <w:t>ed</w:t>
            </w:r>
            <w:r w:rsidR="0044565A" w:rsidRPr="000A144E">
              <w:rPr>
                <w:sz w:val="16"/>
                <w:szCs w:val="16"/>
              </w:rPr>
              <w:t xml:space="preserve"> </w:t>
            </w:r>
            <w:r w:rsidR="00A86FD9">
              <w:rPr>
                <w:sz w:val="16"/>
                <w:szCs w:val="16"/>
              </w:rPr>
              <w:t xml:space="preserve">growth </w:t>
            </w:r>
            <w:r w:rsidR="0044565A" w:rsidRPr="000A144E">
              <w:rPr>
                <w:sz w:val="16"/>
                <w:szCs w:val="16"/>
              </w:rPr>
              <w:t xml:space="preserve">effect </w:t>
            </w:r>
            <w:r w:rsidR="00327AB9" w:rsidRPr="000A144E">
              <w:rPr>
                <w:sz w:val="16"/>
                <w:szCs w:val="16"/>
              </w:rPr>
              <w:t xml:space="preserve">through the </w:t>
            </w:r>
            <w:r w:rsidR="009B51AB" w:rsidRPr="000A144E">
              <w:rPr>
                <w:sz w:val="16"/>
                <w:szCs w:val="16"/>
              </w:rPr>
              <w:t xml:space="preserve">resulting </w:t>
            </w:r>
            <w:r w:rsidR="00327AB9" w:rsidRPr="000A144E">
              <w:rPr>
                <w:sz w:val="16"/>
                <w:szCs w:val="16"/>
              </w:rPr>
              <w:t xml:space="preserve">increase in productivity </w:t>
            </w:r>
            <w:r w:rsidR="00346096" w:rsidRPr="000A144E">
              <w:rPr>
                <w:sz w:val="16"/>
                <w:szCs w:val="16"/>
              </w:rPr>
              <w:t>between 2030 and 2035</w:t>
            </w:r>
            <w:r w:rsidR="00330DA0" w:rsidRPr="000A144E">
              <w:rPr>
                <w:sz w:val="16"/>
                <w:szCs w:val="16"/>
              </w:rPr>
              <w:t>.</w:t>
            </w:r>
            <w:r w:rsidR="00B25151" w:rsidRPr="000A144E">
              <w:rPr>
                <w:sz w:val="16"/>
                <w:szCs w:val="16"/>
              </w:rPr>
              <w:t xml:space="preserve"> </w:t>
            </w:r>
            <w:r w:rsidR="00930D05">
              <w:rPr>
                <w:sz w:val="16"/>
                <w:szCs w:val="16"/>
              </w:rPr>
              <w:t>The reported</w:t>
            </w:r>
            <w:r w:rsidR="00BA43EA" w:rsidRPr="000A144E">
              <w:rPr>
                <w:sz w:val="16"/>
                <w:szCs w:val="16"/>
              </w:rPr>
              <w:t xml:space="preserve"> elasticity of </w:t>
            </w:r>
            <w:r w:rsidR="005E2294">
              <w:rPr>
                <w:sz w:val="16"/>
                <w:szCs w:val="16"/>
              </w:rPr>
              <w:t>productivity</w:t>
            </w:r>
            <w:r w:rsidR="00BA43EA" w:rsidRPr="000A144E">
              <w:rPr>
                <w:sz w:val="16"/>
                <w:szCs w:val="16"/>
              </w:rPr>
              <w:t xml:space="preserve"> with regard to R&amp;D expenditures </w:t>
            </w:r>
            <w:r w:rsidR="00BA43EA" w:rsidRPr="005E2294">
              <w:rPr>
                <w:sz w:val="16"/>
                <w:szCs w:val="16"/>
              </w:rPr>
              <w:t>equals 0.02.</w:t>
            </w:r>
          </w:p>
        </w:tc>
        <w:tc>
          <w:tcPr>
            <w:tcW w:w="1291" w:type="dxa"/>
            <w:shd w:val="clear" w:color="auto" w:fill="F2F2F2" w:themeFill="background1" w:themeFillShade="F2"/>
            <w:vAlign w:val="center"/>
          </w:tcPr>
          <w:p w14:paraId="1207C5B1" w14:textId="530534A9" w:rsidR="00786051" w:rsidRPr="00B13EA2" w:rsidRDefault="00786051">
            <w:pPr>
              <w:rPr>
                <w:sz w:val="16"/>
                <w:szCs w:val="16"/>
              </w:rPr>
            </w:pPr>
            <w:r w:rsidRPr="00B13EA2">
              <w:rPr>
                <w:sz w:val="16"/>
                <w:szCs w:val="16"/>
              </w:rPr>
              <w:fldChar w:fldCharType="begin"/>
            </w:r>
            <w:r w:rsidR="00B378F2">
              <w:rPr>
                <w:sz w:val="16"/>
                <w:szCs w:val="16"/>
              </w:rPr>
              <w:instrText xml:space="preserve"> ADDIN ZOTERO_ITEM CSL_CITATION {"citationID":"YSnbGdIs","properties":{"formattedCitation":"(Finnish Ministry of Finance 2021; Finnish medium-term plan, Finnish Ministry of Finance 2024; Statistics Finland 2024)","plainCitation":"(Finnish Ministry of Finance 2021; Finnish medium-term plan, Finnish Ministry of Finance 2024; Statistics Finland 2024)","noteIndex":0},"citationItems":[{"id":19205,"uris":["http://zotero.org/groups/4867909/items/Q46VIAEM"],"itemData":{"id":19205,"type":"webpage","title":"Memorandum on R&amp;D Funding by the Finnish Ministry of Finance","URL":"https://api.hankeikkuna.fi/asiakirjat/d736ba5a-420e-43f2-82a5-44bad3410bd8/f23bfb29-f6b0-4b36-80b3-5affd991ac88/POYTAKIRJA_20211125135641.PDF","author":[{"family":"Finnish Ministry of Finance","given":""}],"accessed":{"date-parts":[["2025",9,23]]},"issued":{"date-parts":[["2021"]]}}},{"id":19200,"uris":["http://zotero.org/groups/4867909/items/QP2WNGSU"],"itemData":{"id":19200,"type":"article-journal","abstract":"Finland’s Medium-Term Plan 2025–2028 meets the requirement for Member States to submit a national medium-term fiscal-structural plan set by the EU's new fiscal policy rules that entered into force on 30 April 2024 (Regulation (EU) 2024/1263 of the European Parliament and of the Council).","language":"en","source":"Zotero","title":"National Medium-Term Fiscal-Structural Plan Finland","author":[{"family":"Finnish medium-term plan, Finnish Ministry of Finance","given":""}],"issued":{"date-parts":[["2024"]]}}},{"id":19292,"uris":["http://zotero.org/groups/4867909/items/CJYNUX2P"],"itemData":{"id":19292,"type":"webpage","language":"en","title":"Share of research and development expenditure of gross domestic product 3.1 per cent in 2023 | Statistics Finland","URL":"https://stat.fi/en/publication/clmyhpabwjb5h0aunugh0htp5","author":[{"family":"Statistics Finland","given":""}],"accessed":{"date-parts":[["2025",9,29]]},"issued":{"date-parts":[["2024",10,24]]}}}],"schema":"https://github.com/citation-style-language/schema/raw/master/csl-citation.json"} </w:instrText>
            </w:r>
            <w:r w:rsidRPr="00B13EA2">
              <w:rPr>
                <w:sz w:val="16"/>
                <w:szCs w:val="16"/>
              </w:rPr>
              <w:fldChar w:fldCharType="separate"/>
            </w:r>
            <w:r w:rsidR="00B378F2" w:rsidRPr="00B378F2">
              <w:rPr>
                <w:rFonts w:cs="Open Sans"/>
                <w:sz w:val="16"/>
              </w:rPr>
              <w:t>(Finnish Ministry of Finance 2021; Finnish medium-term plan, Finnish Ministry of Finance 2024; Statistics Finland 2024)</w:t>
            </w:r>
            <w:r w:rsidRPr="00B13EA2">
              <w:rPr>
                <w:sz w:val="16"/>
                <w:szCs w:val="16"/>
              </w:rPr>
              <w:fldChar w:fldCharType="end"/>
            </w:r>
          </w:p>
          <w:p w14:paraId="26F51A77" w14:textId="02C27E3B" w:rsidR="00D50D8C" w:rsidRPr="00B13EA2" w:rsidRDefault="00D50D8C">
            <w:pPr>
              <w:rPr>
                <w:sz w:val="16"/>
                <w:szCs w:val="16"/>
              </w:rPr>
            </w:pPr>
          </w:p>
        </w:tc>
      </w:tr>
      <w:tr w:rsidR="00803B45" w:rsidRPr="000A144E" w14:paraId="77603834" w14:textId="77777777" w:rsidTr="003C429C">
        <w:trPr>
          <w:trHeight w:val="300"/>
        </w:trPr>
        <w:tc>
          <w:tcPr>
            <w:tcW w:w="914" w:type="dxa"/>
            <w:shd w:val="clear" w:color="auto" w:fill="F2F2F2" w:themeFill="background1" w:themeFillShade="F2"/>
            <w:vAlign w:val="center"/>
          </w:tcPr>
          <w:p w14:paraId="1251C302" w14:textId="58B6818B" w:rsidR="00803B45" w:rsidRPr="000A144E" w:rsidRDefault="00803B45">
            <w:pPr>
              <w:rPr>
                <w:sz w:val="16"/>
                <w:szCs w:val="16"/>
              </w:rPr>
            </w:pPr>
            <w:r w:rsidRPr="000A144E">
              <w:rPr>
                <w:sz w:val="16"/>
                <w:szCs w:val="16"/>
              </w:rPr>
              <w:t>France</w:t>
            </w:r>
          </w:p>
        </w:tc>
        <w:tc>
          <w:tcPr>
            <w:tcW w:w="2058" w:type="dxa"/>
            <w:shd w:val="clear" w:color="auto" w:fill="F2F2F2" w:themeFill="background1" w:themeFillShade="F2"/>
            <w:vAlign w:val="center"/>
          </w:tcPr>
          <w:p w14:paraId="65B2F206" w14:textId="77EC0925" w:rsidR="00803B45" w:rsidRPr="000A144E" w:rsidRDefault="00DB7EF9">
            <w:pPr>
              <w:rPr>
                <w:sz w:val="16"/>
                <w:szCs w:val="16"/>
              </w:rPr>
            </w:pPr>
            <w:r w:rsidRPr="000A144E">
              <w:rPr>
                <w:sz w:val="16"/>
                <w:szCs w:val="16"/>
              </w:rPr>
              <w:t xml:space="preserve">Social Security Contribution Reform </w:t>
            </w:r>
          </w:p>
        </w:tc>
        <w:tc>
          <w:tcPr>
            <w:tcW w:w="5512" w:type="dxa"/>
            <w:shd w:val="clear" w:color="auto" w:fill="F2F2F2" w:themeFill="background1" w:themeFillShade="F2"/>
          </w:tcPr>
          <w:p w14:paraId="196A52B2" w14:textId="467ACFFA" w:rsidR="00B11BD4" w:rsidRDefault="7B35F85D">
            <w:pPr>
              <w:rPr>
                <w:sz w:val="16"/>
                <w:szCs w:val="16"/>
              </w:rPr>
            </w:pPr>
            <w:r w:rsidRPr="7B35F85D">
              <w:rPr>
                <w:sz w:val="16"/>
                <w:szCs w:val="16"/>
              </w:rPr>
              <w:t>The reform aims to avoid a low wage trap by reducing the exemptions from social security contributions around the minimum wage level. The measure is phased in over the years 2025 and 2026 and as a result, revenues from social security contributions are expected to increase by €5 billion per year once fully implemented according to the</w:t>
            </w:r>
            <w:r w:rsidR="00A02078" w:rsidRPr="00A47EE3">
              <w:rPr>
                <w:sz w:val="16"/>
                <w:szCs w:val="18"/>
              </w:rPr>
              <w:t xml:space="preserve"> medium-term plan</w:t>
            </w:r>
            <w:r w:rsidRPr="7B35F85D">
              <w:rPr>
                <w:sz w:val="16"/>
                <w:szCs w:val="16"/>
              </w:rPr>
              <w:t xml:space="preserve">. We assume a labour demand elasticity of </w:t>
            </w:r>
          </w:p>
          <w:p w14:paraId="1CFBC944" w14:textId="7C892F88" w:rsidR="00803B45" w:rsidRPr="000A144E" w:rsidRDefault="7B35F85D">
            <w:pPr>
              <w:rPr>
                <w:sz w:val="16"/>
                <w:szCs w:val="16"/>
              </w:rPr>
            </w:pPr>
            <w:r w:rsidRPr="7B35F85D">
              <w:rPr>
                <w:sz w:val="16"/>
                <w:szCs w:val="16"/>
              </w:rPr>
              <w:t xml:space="preserve">-0.7 which is </w:t>
            </w:r>
            <w:r w:rsidR="00B11BD4" w:rsidRPr="7B35F85D" w:rsidDel="7B35F85D">
              <w:rPr>
                <w:sz w:val="16"/>
                <w:szCs w:val="16"/>
              </w:rPr>
              <w:t xml:space="preserve">lower </w:t>
            </w:r>
            <w:r w:rsidRPr="7B35F85D">
              <w:rPr>
                <w:sz w:val="16"/>
                <w:szCs w:val="16"/>
              </w:rPr>
              <w:t xml:space="preserve">than the average labour demand elasticity of -0.5 found for France, but </w:t>
            </w:r>
            <w:r w:rsidR="00B11BD4" w:rsidRPr="7B35F85D" w:rsidDel="7B35F85D">
              <w:rPr>
                <w:sz w:val="16"/>
                <w:szCs w:val="16"/>
              </w:rPr>
              <w:t xml:space="preserve">higher </w:t>
            </w:r>
            <w:r w:rsidRPr="7B35F85D">
              <w:rPr>
                <w:sz w:val="16"/>
                <w:szCs w:val="16"/>
              </w:rPr>
              <w:t xml:space="preserve">than the labour demand elasticity found specifically for the low wage sector. This seems justified </w:t>
            </w:r>
            <w:r w:rsidR="25CA27DC" w:rsidRPr="25CA27DC">
              <w:rPr>
                <w:sz w:val="16"/>
                <w:szCs w:val="16"/>
              </w:rPr>
              <w:t xml:space="preserve">for the purpose of this exercise </w:t>
            </w:r>
            <w:r w:rsidRPr="7B35F85D">
              <w:rPr>
                <w:sz w:val="16"/>
                <w:szCs w:val="16"/>
              </w:rPr>
              <w:t>since the measure is expected to affect particularly people working in the lower wage sector and thus to produce a stronger unemployment response than the average elasticity would suggest. We assume a gradual increase in unemployment of 42</w:t>
            </w:r>
            <w:r w:rsidR="00A0598F">
              <w:rPr>
                <w:sz w:val="16"/>
                <w:szCs w:val="16"/>
              </w:rPr>
              <w:t>,</w:t>
            </w:r>
            <w:r w:rsidRPr="7B35F85D">
              <w:rPr>
                <w:sz w:val="16"/>
                <w:szCs w:val="16"/>
              </w:rPr>
              <w:t xml:space="preserve">000 people in 2025 and 2026 respectively and for unemployment to remain at this higher level thereafter. </w:t>
            </w:r>
            <w:r w:rsidR="25CA27DC" w:rsidRPr="25CA27DC">
              <w:rPr>
                <w:sz w:val="16"/>
                <w:szCs w:val="16"/>
              </w:rPr>
              <w:t xml:space="preserve">However, it is likely to be more complicated in reality, as the reform aimed at correcting an uneven payroll-tax schedule while also raising revenue, which means it also lowered labour costs for some </w:t>
            </w:r>
            <w:r w:rsidR="25CA27DC" w:rsidRPr="25CA27DC">
              <w:rPr>
                <w:sz w:val="16"/>
                <w:szCs w:val="16"/>
              </w:rPr>
              <w:lastRenderedPageBreak/>
              <w:t xml:space="preserve">categories. A 2024 report estimated that a broader reform raising payroll-tax revenue by €12 billion would lead to an increase of unemployment by only about 60,000 people. </w:t>
            </w:r>
            <w:r w:rsidRPr="7B35F85D">
              <w:rPr>
                <w:sz w:val="16"/>
                <w:szCs w:val="16"/>
              </w:rPr>
              <w:t xml:space="preserve">Importantly, this is only one measure from the French </w:t>
            </w:r>
            <w:r w:rsidR="00A02078" w:rsidRPr="00A47EE3">
              <w:rPr>
                <w:sz w:val="16"/>
                <w:szCs w:val="18"/>
              </w:rPr>
              <w:t>medium-term plan</w:t>
            </w:r>
            <w:r w:rsidR="00A02078" w:rsidRPr="7B35F85D">
              <w:rPr>
                <w:sz w:val="16"/>
                <w:szCs w:val="16"/>
              </w:rPr>
              <w:t xml:space="preserve"> </w:t>
            </w:r>
            <w:r w:rsidRPr="7B35F85D">
              <w:rPr>
                <w:sz w:val="16"/>
                <w:szCs w:val="16"/>
              </w:rPr>
              <w:t xml:space="preserve">which includes growth enhancing measures as well. Thus, our estimations do not represent an evaluation of the overall effect of the </w:t>
            </w:r>
            <w:r w:rsidR="00A02078" w:rsidRPr="00A47EE3">
              <w:rPr>
                <w:sz w:val="16"/>
                <w:szCs w:val="18"/>
              </w:rPr>
              <w:t>medium-term plan</w:t>
            </w:r>
            <w:r w:rsidR="00A02078" w:rsidRPr="7B35F85D">
              <w:rPr>
                <w:sz w:val="16"/>
                <w:szCs w:val="16"/>
              </w:rPr>
              <w:t xml:space="preserve"> </w:t>
            </w:r>
            <w:r w:rsidRPr="7B35F85D">
              <w:rPr>
                <w:sz w:val="16"/>
                <w:szCs w:val="16"/>
              </w:rPr>
              <w:t xml:space="preserve">but rather serve as an example of how growth diminishing measures can affect fiscal space under a reformed EUCAM/DSA. </w:t>
            </w:r>
          </w:p>
        </w:tc>
        <w:tc>
          <w:tcPr>
            <w:tcW w:w="1291" w:type="dxa"/>
            <w:shd w:val="clear" w:color="auto" w:fill="F2F2F2" w:themeFill="background1" w:themeFillShade="F2"/>
            <w:vAlign w:val="center"/>
          </w:tcPr>
          <w:p w14:paraId="0264FD90" w14:textId="5F1E2B1D" w:rsidR="00803B45" w:rsidRPr="00B13EA2" w:rsidRDefault="00786051" w:rsidP="00BA7319">
            <w:pPr>
              <w:rPr>
                <w:sz w:val="16"/>
                <w:szCs w:val="16"/>
              </w:rPr>
            </w:pPr>
            <w:r w:rsidRPr="00B13EA2">
              <w:rPr>
                <w:sz w:val="16"/>
                <w:szCs w:val="16"/>
              </w:rPr>
              <w:lastRenderedPageBreak/>
              <w:fldChar w:fldCharType="begin"/>
            </w:r>
            <w:r w:rsidR="00B378F2">
              <w:rPr>
                <w:sz w:val="16"/>
                <w:szCs w:val="16"/>
              </w:rPr>
              <w:instrText xml:space="preserve"> ADDIN ZOTERO_ITEM CSL_CITATION {"citationID":"27IBmFYt","properties":{"formattedCitation":"(Burgert et al. 2017; Bozio &amp; Wasmer 2024; French medium-term plan, French Government 2024)","plainCitation":"(Burgert et al. 2017; Bozio &amp; Wasmer 2024; French medium-term plan, French Government 2024)","noteIndex":0},"citationItems":[{"id":19291,"uris":["http://zotero.org/groups/4867909/items/PT7IIP7S"],"itemData":{"id":19291,"type":"article-journal","abstract":"A broad-based deterioration in competitiveness led French exports to lose a considerable part of their market share between 2003 and 2013. High and increasing labour costs weighed on the profitability of firms, which in turn hampered their ability to invest and innovate. It is against this background that two flagship measures were adopted in France, the crédit d'impôt pour la compétitivité et l'emploi (CICE) and the pacte de responsabilité et solidarité (PRS). Their aim is to create employment and improve competitiveness by reducing the cost of labour by EUR 30 billion (1.5 % of GDP) by 2018.","issue":"032","language":"en","source":"Zotero","title":"An Assessment of the 'Crédit d'Impôt pour la Compétitivité et l'Emploi' and the 'Pacte de Responsabilité et Solidarité'","author":[{"family":"Burgert","given":"Matthias"},{"family":"Granelli","given":"Lucia"},{"family":"Naudts","given":"Hans"},{"family":"Economic","given":"European Commission"}],"issued":{"date-parts":[["2017"]]}}},{"id":19259,"uris":["http://zotero.org/groups/4867909/items/KCNFAG6F"],"itemData":{"id":19259,"type":"document","title":"National Medium-Term Fiscal-Structural Plan France","author":[{"family":"French medium-term plan, French Government","given":""}],"issued":{"date-parts":[["2024"]]}}},{"id":19548,"uris":["http://zotero.org/groups/4867909/items/6Y5T6F9V"],"itemData":{"id":19548,"type":"webpage","abstract":"À l’issue de la conférence sociale du 12 octobre 2023 la Première ministre Elisabeth Borne a confié à messieurs Antoine Bozio (directeur de l’IPP et chercheur associé à l’École d’économie de Paris) et Étienne Wasmer (professeur à l’université de New York Abu Dhabi et professeur associé à Sciences Po) une mission « relative à l’articulation entre les salaires, le coût du travail et la prime d’activité et à son effet sur l’emploi, le niveau des salaires et l’activité économique. Le rapport final a été remis officiellement au Premier ministre Michel Barnier et est rendu public jeudi 3 octobre.","language":"fr","title":"Mission Bozio-Wasmer | Les politiques d'exonérations de cotisations sociales : une inflexion nécessaire | Haut-commissariat à la stratégie et au plan","title-short":"Mission Bozio-Wasmer | Les politiques d'exonérations de cotisations sociales","URL":"https://www.strategie-plan.gouv.fr/publications/mission-bozio-wasmer-politiques-dexonerations-de-cotisations-sociales-une-inflexion","author":[{"family":"Bozio","given":"Antoine"},{"family":"Wasmer","given":"Étienne"}],"accessed":{"date-parts":[["2025",10,14]]},"issued":{"date-parts":[["2024"]]}}}],"schema":"https://github.com/citation-style-language/schema/raw/master/csl-citation.json"} </w:instrText>
            </w:r>
            <w:r w:rsidRPr="00B13EA2">
              <w:rPr>
                <w:sz w:val="16"/>
                <w:szCs w:val="16"/>
              </w:rPr>
              <w:fldChar w:fldCharType="separate"/>
            </w:r>
            <w:r w:rsidR="00B378F2" w:rsidRPr="00B378F2">
              <w:rPr>
                <w:rFonts w:cs="Open Sans"/>
                <w:sz w:val="16"/>
              </w:rPr>
              <w:t>(Burgert et al. 2017; Bozio &amp; Wasmer 2024; French medium-term plan, French Government 2024)</w:t>
            </w:r>
            <w:r w:rsidRPr="00B13EA2">
              <w:rPr>
                <w:sz w:val="16"/>
                <w:szCs w:val="16"/>
              </w:rPr>
              <w:fldChar w:fldCharType="end"/>
            </w:r>
          </w:p>
        </w:tc>
      </w:tr>
      <w:tr w:rsidR="00D50D8C" w:rsidRPr="00EC2917" w14:paraId="69ADF7F1" w14:textId="77777777" w:rsidTr="003C429C">
        <w:trPr>
          <w:trHeight w:val="300"/>
        </w:trPr>
        <w:tc>
          <w:tcPr>
            <w:tcW w:w="914" w:type="dxa"/>
            <w:shd w:val="clear" w:color="auto" w:fill="F2F2F2" w:themeFill="background1" w:themeFillShade="F2"/>
            <w:vAlign w:val="center"/>
          </w:tcPr>
          <w:p w14:paraId="540CF330" w14:textId="62FC1C3C" w:rsidR="00D50D8C" w:rsidRPr="000A144E" w:rsidRDefault="00D50D8C">
            <w:pPr>
              <w:rPr>
                <w:sz w:val="16"/>
                <w:szCs w:val="16"/>
              </w:rPr>
            </w:pPr>
            <w:r w:rsidRPr="000A144E">
              <w:rPr>
                <w:sz w:val="16"/>
                <w:szCs w:val="16"/>
              </w:rPr>
              <w:t>Germany</w:t>
            </w:r>
          </w:p>
        </w:tc>
        <w:tc>
          <w:tcPr>
            <w:tcW w:w="2058" w:type="dxa"/>
            <w:shd w:val="clear" w:color="auto" w:fill="F2F2F2" w:themeFill="background1" w:themeFillShade="F2"/>
            <w:vAlign w:val="center"/>
          </w:tcPr>
          <w:p w14:paraId="0FDA695C" w14:textId="72489712" w:rsidR="00D50D8C" w:rsidRPr="000A144E" w:rsidRDefault="6AA857D1">
            <w:pPr>
              <w:rPr>
                <w:sz w:val="16"/>
                <w:szCs w:val="16"/>
              </w:rPr>
            </w:pPr>
            <w:r w:rsidRPr="6AA857D1">
              <w:rPr>
                <w:sz w:val="16"/>
                <w:szCs w:val="16"/>
              </w:rPr>
              <w:t>Infrastructure Investment</w:t>
            </w:r>
          </w:p>
        </w:tc>
        <w:tc>
          <w:tcPr>
            <w:tcW w:w="5512" w:type="dxa"/>
            <w:shd w:val="clear" w:color="auto" w:fill="F2F2F2" w:themeFill="background1" w:themeFillShade="F2"/>
          </w:tcPr>
          <w:p w14:paraId="1846F5D1" w14:textId="14E9D810" w:rsidR="009E76AA" w:rsidRPr="002C17D3" w:rsidRDefault="00156947">
            <w:pPr>
              <w:rPr>
                <w:sz w:val="16"/>
                <w:szCs w:val="16"/>
              </w:rPr>
            </w:pPr>
            <w:r w:rsidRPr="002C17D3">
              <w:rPr>
                <w:sz w:val="16"/>
                <w:szCs w:val="16"/>
              </w:rPr>
              <w:t xml:space="preserve">According to the draft Budget 2026, allocations of €271 billion from the Special Fund for Infrastructure and Climate Neutrality (SVIK; total </w:t>
            </w:r>
            <w:r w:rsidR="0069541D" w:rsidRPr="002C17D3">
              <w:rPr>
                <w:sz w:val="16"/>
                <w:szCs w:val="16"/>
              </w:rPr>
              <w:t>volume</w:t>
            </w:r>
            <w:r w:rsidRPr="002C17D3">
              <w:rPr>
                <w:sz w:val="16"/>
                <w:szCs w:val="16"/>
              </w:rPr>
              <w:t xml:space="preserve"> €500 billion) are planned for 2025–2029.</w:t>
            </w:r>
            <w:r w:rsidR="0069541D" w:rsidRPr="002C17D3">
              <w:rPr>
                <w:sz w:val="16"/>
                <w:szCs w:val="16"/>
              </w:rPr>
              <w:t xml:space="preserve"> </w:t>
            </w:r>
            <w:r w:rsidR="003320A4" w:rsidRPr="002C17D3">
              <w:rPr>
                <w:sz w:val="16"/>
                <w:szCs w:val="16"/>
              </w:rPr>
              <w:t xml:space="preserve">We subtract </w:t>
            </w:r>
            <w:r w:rsidR="008504E3" w:rsidRPr="002C17D3">
              <w:rPr>
                <w:sz w:val="16"/>
                <w:szCs w:val="16"/>
              </w:rPr>
              <w:t>the</w:t>
            </w:r>
            <w:r w:rsidR="003320A4" w:rsidRPr="002C17D3">
              <w:rPr>
                <w:sz w:val="16"/>
                <w:szCs w:val="16"/>
              </w:rPr>
              <w:t xml:space="preserve"> </w:t>
            </w:r>
            <w:r w:rsidR="00D82571" w:rsidRPr="002C17D3">
              <w:rPr>
                <w:sz w:val="16"/>
                <w:szCs w:val="16"/>
              </w:rPr>
              <w:t xml:space="preserve">funds transferred to the federal states </w:t>
            </w:r>
            <w:r w:rsidR="003320A4" w:rsidRPr="002C17D3">
              <w:rPr>
                <w:sz w:val="16"/>
                <w:szCs w:val="16"/>
              </w:rPr>
              <w:t>amounting to</w:t>
            </w:r>
            <w:r w:rsidR="00395A72" w:rsidRPr="002C17D3">
              <w:rPr>
                <w:sz w:val="16"/>
                <w:szCs w:val="16"/>
              </w:rPr>
              <w:t xml:space="preserve"> </w:t>
            </w:r>
            <w:r w:rsidR="00E454F9" w:rsidRPr="002C17D3">
              <w:rPr>
                <w:sz w:val="16"/>
                <w:szCs w:val="16"/>
              </w:rPr>
              <w:t>€</w:t>
            </w:r>
            <w:r w:rsidR="00D82571" w:rsidRPr="002C17D3">
              <w:rPr>
                <w:sz w:val="16"/>
                <w:szCs w:val="16"/>
              </w:rPr>
              <w:t xml:space="preserve">8.3 billion </w:t>
            </w:r>
            <w:r w:rsidR="00395A72" w:rsidRPr="002C17D3">
              <w:rPr>
                <w:sz w:val="16"/>
                <w:szCs w:val="16"/>
              </w:rPr>
              <w:t>annually</w:t>
            </w:r>
            <w:r w:rsidR="003320A4" w:rsidRPr="002C17D3">
              <w:rPr>
                <w:sz w:val="16"/>
                <w:szCs w:val="16"/>
              </w:rPr>
              <w:t xml:space="preserve"> as well as the transfer</w:t>
            </w:r>
            <w:r w:rsidR="00C46A1A" w:rsidRPr="002C17D3">
              <w:rPr>
                <w:sz w:val="16"/>
                <w:szCs w:val="16"/>
              </w:rPr>
              <w:t>s</w:t>
            </w:r>
            <w:r w:rsidR="003320A4" w:rsidRPr="002C17D3">
              <w:rPr>
                <w:sz w:val="16"/>
                <w:szCs w:val="16"/>
              </w:rPr>
              <w:t xml:space="preserve"> to the Climate and Transformation Fund (KTF) of €10 billion</w:t>
            </w:r>
            <w:r w:rsidR="00395A72" w:rsidRPr="002C17D3">
              <w:rPr>
                <w:sz w:val="16"/>
                <w:szCs w:val="16"/>
              </w:rPr>
              <w:t xml:space="preserve"> annually</w:t>
            </w:r>
            <w:r w:rsidR="007D249C" w:rsidRPr="002C17D3">
              <w:rPr>
                <w:sz w:val="16"/>
                <w:szCs w:val="16"/>
              </w:rPr>
              <w:t>, since for these funds the principle of investment additionality is not binding.</w:t>
            </w:r>
            <w:r w:rsidR="00F14CEE" w:rsidRPr="002C17D3">
              <w:rPr>
                <w:sz w:val="16"/>
                <w:szCs w:val="16"/>
              </w:rPr>
              <w:t xml:space="preserve"> </w:t>
            </w:r>
            <w:r w:rsidR="007D249C" w:rsidRPr="002C17D3">
              <w:rPr>
                <w:sz w:val="16"/>
                <w:szCs w:val="16"/>
              </w:rPr>
              <w:t xml:space="preserve">This leaves a sum of </w:t>
            </w:r>
            <w:r w:rsidR="00E454F9" w:rsidRPr="002C17D3">
              <w:rPr>
                <w:sz w:val="16"/>
                <w:szCs w:val="16"/>
              </w:rPr>
              <w:t>€</w:t>
            </w:r>
            <w:r w:rsidR="007D249C" w:rsidRPr="002C17D3">
              <w:rPr>
                <w:sz w:val="16"/>
                <w:szCs w:val="16"/>
              </w:rPr>
              <w:t xml:space="preserve">180 billion </w:t>
            </w:r>
            <w:r w:rsidR="00C46A1A" w:rsidRPr="002C17D3">
              <w:rPr>
                <w:sz w:val="16"/>
                <w:szCs w:val="16"/>
              </w:rPr>
              <w:t xml:space="preserve">of </w:t>
            </w:r>
            <w:r w:rsidR="007D249C" w:rsidRPr="002C17D3">
              <w:rPr>
                <w:sz w:val="16"/>
                <w:szCs w:val="16"/>
              </w:rPr>
              <w:t>additional investment</w:t>
            </w:r>
            <w:r w:rsidR="00C46A1A" w:rsidRPr="002C17D3">
              <w:rPr>
                <w:sz w:val="16"/>
                <w:szCs w:val="16"/>
              </w:rPr>
              <w:t>s planned</w:t>
            </w:r>
            <w:r w:rsidR="007D249C" w:rsidRPr="002C17D3">
              <w:rPr>
                <w:sz w:val="16"/>
                <w:szCs w:val="16"/>
              </w:rPr>
              <w:t xml:space="preserve"> between 2025-2029. </w:t>
            </w:r>
            <w:r w:rsidR="00434157" w:rsidRPr="002C17D3">
              <w:rPr>
                <w:sz w:val="16"/>
                <w:szCs w:val="16"/>
              </w:rPr>
              <w:t>We model this as an increase in the public investment rate over 2025–2029 and assume the rate remains at the higher level from 2029 onwards. This persistence is justified by the remaining SVIK resources</w:t>
            </w:r>
            <w:r w:rsidR="00C502B1">
              <w:rPr>
                <w:sz w:val="16"/>
                <w:szCs w:val="16"/>
              </w:rPr>
              <w:t xml:space="preserve"> – </w:t>
            </w:r>
            <w:r w:rsidR="00434157" w:rsidRPr="002C17D3">
              <w:rPr>
                <w:sz w:val="16"/>
                <w:szCs w:val="16"/>
              </w:rPr>
              <w:t xml:space="preserve">whose budgetary costs are likely already reflected in the German </w:t>
            </w:r>
            <w:r w:rsidR="00A02078" w:rsidRPr="00A47EE3">
              <w:rPr>
                <w:sz w:val="16"/>
                <w:szCs w:val="18"/>
              </w:rPr>
              <w:t>medium-term plan</w:t>
            </w:r>
            <w:r w:rsidR="00A02078">
              <w:rPr>
                <w:sz w:val="16"/>
                <w:szCs w:val="16"/>
              </w:rPr>
              <w:t xml:space="preserve"> </w:t>
            </w:r>
            <w:r w:rsidR="00C502B1">
              <w:rPr>
                <w:sz w:val="16"/>
                <w:szCs w:val="16"/>
              </w:rPr>
              <w:t xml:space="preserve">– </w:t>
            </w:r>
            <w:r w:rsidR="00434157" w:rsidRPr="002C17D3">
              <w:rPr>
                <w:sz w:val="16"/>
                <w:szCs w:val="16"/>
              </w:rPr>
              <w:t xml:space="preserve">and the </w:t>
            </w:r>
            <w:r w:rsidR="00292563" w:rsidRPr="002C17D3">
              <w:rPr>
                <w:sz w:val="16"/>
                <w:szCs w:val="16"/>
              </w:rPr>
              <w:t>assumption</w:t>
            </w:r>
            <w:r w:rsidR="00434157" w:rsidRPr="002C17D3">
              <w:rPr>
                <w:sz w:val="16"/>
                <w:szCs w:val="16"/>
              </w:rPr>
              <w:t xml:space="preserve"> that most of the residual funds will finance additional investment</w:t>
            </w:r>
            <w:r w:rsidR="009E76AA" w:rsidRPr="002C17D3">
              <w:rPr>
                <w:sz w:val="16"/>
                <w:szCs w:val="16"/>
              </w:rPr>
              <w:t xml:space="preserve">. </w:t>
            </w:r>
          </w:p>
          <w:p w14:paraId="4D52F68A" w14:textId="5CA9DFAE" w:rsidR="00D50D8C" w:rsidRPr="002C17D3" w:rsidRDefault="000732C5">
            <w:pPr>
              <w:rPr>
                <w:sz w:val="16"/>
                <w:szCs w:val="16"/>
              </w:rPr>
            </w:pPr>
            <w:r w:rsidRPr="000A144E">
              <w:rPr>
                <w:sz w:val="16"/>
                <w:szCs w:val="16"/>
              </w:rPr>
              <w:t xml:space="preserve">Additionally, the International Monetary Fund estimates that public infrastructure investments of one million U.S. dollars (constant 2015 prices) in advanced economies create about three to seven jobs </w:t>
            </w:r>
            <w:r w:rsidR="00254AC7">
              <w:rPr>
                <w:sz w:val="16"/>
                <w:szCs w:val="16"/>
              </w:rPr>
              <w:fldChar w:fldCharType="begin"/>
            </w:r>
            <w:r w:rsidR="00FB1BBD">
              <w:rPr>
                <w:sz w:val="16"/>
                <w:szCs w:val="16"/>
              </w:rPr>
              <w:instrText xml:space="preserve"> ADDIN ZOTERO_ITEM CSL_CITATION {"citationID":"H8v2Ujh8","properties":{"formattedCitation":"(Moszoro 2021)","plainCitation":"(Moszoro 2021)","noteIndex":0},"citationItems":[{"id":16593,"uris":["http://zotero.org/groups/4867909/items/QJ4TP6ZJ"],"itemData":{"id":16593,"type":"webpage","abstract":"We evaluate the direct employment effect of the public investment in key infrastructure—electricity, roads, schools and hospitals, and water and sanitation. Using rich firm-level panel data from 41 countries over 19 years, we estimate that US&lt;/head&gt; million of public spending in infrastructure create 3–7 jobs in advanced economies, 10–17 jobs in emerging market economies, and 16–30 jobs in low-income developing countries. As a comparison, US&lt;/head&gt; million public spending on R&amp;D yields 5–11 jobs in R&amp;D in OECD countries. Green investment and investment with a larger R&amp;D component deliver higher employment effect. Overall, we estimate that one percent of global GDP in public investment can create more than seven million jobs worldwide through its direct employment effects alone.","container-title":"IMF","language":"ENG","title":"The Direct Employment Impact of Public Investment","URL":"https://www.imf.org/en/Publications/WP/Issues/2021/05/06/The-Direct-Employment-Impact-of-Public-Investment-50251","author":[{"family":"Moszoro","given":"Marian"}],"accessed":{"date-parts":[["2025",3,31]]},"issued":{"date-parts":[["2021"]]}}}],"schema":"https://github.com/citation-style-language/schema/raw/master/csl-citation.json"} </w:instrText>
            </w:r>
            <w:r w:rsidR="00254AC7">
              <w:rPr>
                <w:sz w:val="16"/>
                <w:szCs w:val="16"/>
              </w:rPr>
              <w:fldChar w:fldCharType="separate"/>
            </w:r>
            <w:r w:rsidR="00200354" w:rsidRPr="00200354">
              <w:rPr>
                <w:rFonts w:cs="Open Sans"/>
                <w:sz w:val="16"/>
              </w:rPr>
              <w:t>(Moszoro 2021)</w:t>
            </w:r>
            <w:r w:rsidR="00254AC7">
              <w:rPr>
                <w:sz w:val="16"/>
                <w:szCs w:val="16"/>
              </w:rPr>
              <w:fldChar w:fldCharType="end"/>
            </w:r>
            <w:r w:rsidRPr="002C17D3">
              <w:rPr>
                <w:sz w:val="16"/>
                <w:szCs w:val="16"/>
              </w:rPr>
              <w:t>.</w:t>
            </w:r>
            <w:r w:rsidRPr="000A144E">
              <w:rPr>
                <w:sz w:val="16"/>
                <w:szCs w:val="16"/>
              </w:rPr>
              <w:t xml:space="preserve"> For simplicity, we assume that</w:t>
            </w:r>
            <w:r w:rsidRPr="002C17D3">
              <w:rPr>
                <w:sz w:val="16"/>
                <w:szCs w:val="16"/>
              </w:rPr>
              <w:t xml:space="preserve"> </w:t>
            </w:r>
            <w:r w:rsidR="00D5686D">
              <w:rPr>
                <w:sz w:val="16"/>
                <w:szCs w:val="16"/>
              </w:rPr>
              <w:t>real</w:t>
            </w:r>
            <w:r w:rsidRPr="000A144E">
              <w:rPr>
                <w:sz w:val="16"/>
                <w:szCs w:val="16"/>
              </w:rPr>
              <w:t xml:space="preserve"> public investments of one million </w:t>
            </w:r>
            <w:r w:rsidR="00EC5148">
              <w:rPr>
                <w:sz w:val="16"/>
                <w:szCs w:val="16"/>
              </w:rPr>
              <w:t>E</w:t>
            </w:r>
            <w:r w:rsidRPr="000A144E">
              <w:rPr>
                <w:sz w:val="16"/>
                <w:szCs w:val="16"/>
              </w:rPr>
              <w:t>uro (</w:t>
            </w:r>
            <w:r w:rsidRPr="002C17D3">
              <w:rPr>
                <w:sz w:val="16"/>
                <w:szCs w:val="16"/>
              </w:rPr>
              <w:t>constant 20</w:t>
            </w:r>
            <w:r w:rsidR="000E0837" w:rsidRPr="002C17D3">
              <w:rPr>
                <w:sz w:val="16"/>
                <w:szCs w:val="16"/>
              </w:rPr>
              <w:t>15</w:t>
            </w:r>
            <w:r w:rsidR="000E0837">
              <w:rPr>
                <w:sz w:val="16"/>
                <w:szCs w:val="16"/>
              </w:rPr>
              <w:t xml:space="preserve"> </w:t>
            </w:r>
            <w:r w:rsidRPr="000A144E">
              <w:rPr>
                <w:sz w:val="16"/>
                <w:szCs w:val="16"/>
              </w:rPr>
              <w:t>prices</w:t>
            </w:r>
            <w:r w:rsidRPr="002C17D3">
              <w:rPr>
                <w:sz w:val="16"/>
                <w:szCs w:val="16"/>
              </w:rPr>
              <w:t xml:space="preserve">) in Germany lead to five additional </w:t>
            </w:r>
            <w:r w:rsidR="0012446D" w:rsidRPr="002C17D3">
              <w:rPr>
                <w:sz w:val="16"/>
                <w:szCs w:val="16"/>
              </w:rPr>
              <w:t>labour</w:t>
            </w:r>
            <w:r w:rsidRPr="002C17D3">
              <w:rPr>
                <w:sz w:val="16"/>
                <w:szCs w:val="16"/>
              </w:rPr>
              <w:t xml:space="preserve"> force participants.</w:t>
            </w:r>
            <w:r w:rsidR="00895F6E" w:rsidRPr="002C17D3">
              <w:rPr>
                <w:sz w:val="16"/>
                <w:szCs w:val="16"/>
              </w:rPr>
              <w:t xml:space="preserve"> </w:t>
            </w:r>
            <w:r w:rsidR="005E222A" w:rsidRPr="002C17D3">
              <w:rPr>
                <w:sz w:val="16"/>
                <w:szCs w:val="16"/>
              </w:rPr>
              <w:t>Furthermore,</w:t>
            </w:r>
            <w:r w:rsidR="006C5B97" w:rsidRPr="002C17D3">
              <w:rPr>
                <w:sz w:val="16"/>
                <w:szCs w:val="16"/>
              </w:rPr>
              <w:t xml:space="preserve"> </w:t>
            </w:r>
            <w:r w:rsidR="000717CF" w:rsidRPr="002C17D3">
              <w:rPr>
                <w:sz w:val="16"/>
                <w:szCs w:val="16"/>
              </w:rPr>
              <w:t>based on</w:t>
            </w:r>
            <w:r w:rsidR="00AB5417" w:rsidRPr="002C17D3">
              <w:rPr>
                <w:sz w:val="16"/>
                <w:szCs w:val="16"/>
              </w:rPr>
              <w:t xml:space="preserve"> </w:t>
            </w:r>
            <w:r w:rsidR="000B365C" w:rsidRPr="002C17D3">
              <w:rPr>
                <w:sz w:val="16"/>
                <w:szCs w:val="16"/>
              </w:rPr>
              <w:fldChar w:fldCharType="begin"/>
            </w:r>
            <w:r w:rsidR="00FB1BBD">
              <w:rPr>
                <w:sz w:val="16"/>
                <w:szCs w:val="16"/>
              </w:rPr>
              <w:instrText xml:space="preserve"> ADDIN ZOTERO_ITEM CSL_CITATION {"citationID":"9e245wRg","properties":{"formattedCitation":"(Bom &amp; Ligthart 2014)","plainCitation":"(Bom &amp; Ligthart 2014)","dontUpdate":true,"noteIndex":0},"citationItems":[{"id":19294,"uris":["http://zotero.org/groups/4867909/items/RGY28BSR"],"itemData":{"id":19294,"type":"article-journal","abstract":"The last three decades have witnessed a great deal of research effort devoted to measuring the private output elasticity of public capital. The wide range of available estimates have precluded any consensus so far, however. This paper reconciles the empirical findings of the literature by quantitatively analyzing a sample of 578 estimates collected from 68 studies for the 1983–2008 period. Using meta-regression analysis, we show how study design characteristics and publication bias can explain a large fraction of the variation across estimates. We find a short-run output elasticity of public capital supplied at the central government level of 0.083, which increases to 0.122 in the long run. If, in addition, only core infrastructure at a regional/local level of government is considered, these estimates are almost doubled. The average output elasticity of public capital amounts to 0.106. Our results suggest that public capital is undersupplied in OECD economies.","container-title":"Journal of Economic Surveys","issue":"5","language":"en","note":"publisher: Wiley Blackwell","page":"889-916","source":"ideas.repec.org","title":"What Have We Learned From Three Decades Of Research On The Productivity Of Public Capital?","volume":"28","author":[{"family":"Bom","given":"Pedro R. D."},{"family":"Ligthart","given":"Jenny E."}],"issued":{"date-parts":[["2014"]]}}}],"schema":"https://github.com/citation-style-language/schema/raw/master/csl-citation.json"} </w:instrText>
            </w:r>
            <w:r w:rsidR="000B365C" w:rsidRPr="002C17D3">
              <w:rPr>
                <w:sz w:val="16"/>
                <w:szCs w:val="16"/>
              </w:rPr>
              <w:fldChar w:fldCharType="separate"/>
            </w:r>
            <w:r w:rsidR="000B365C" w:rsidRPr="002C17D3">
              <w:rPr>
                <w:rFonts w:cs="Open Sans"/>
                <w:sz w:val="16"/>
              </w:rPr>
              <w:t xml:space="preserve">Bom &amp; Ligthart </w:t>
            </w:r>
            <w:r w:rsidR="00AB5417" w:rsidRPr="002C17D3">
              <w:rPr>
                <w:rFonts w:cs="Open Sans"/>
                <w:sz w:val="16"/>
              </w:rPr>
              <w:t>(</w:t>
            </w:r>
            <w:r w:rsidR="000B365C" w:rsidRPr="002C17D3">
              <w:rPr>
                <w:rFonts w:cs="Open Sans"/>
                <w:sz w:val="16"/>
              </w:rPr>
              <w:t>2014</w:t>
            </w:r>
            <w:r w:rsidR="000B365C" w:rsidRPr="002C17D3">
              <w:rPr>
                <w:sz w:val="16"/>
                <w:szCs w:val="16"/>
              </w:rPr>
              <w:fldChar w:fldCharType="end"/>
            </w:r>
            <w:r w:rsidR="00A0454D" w:rsidRPr="002C17D3">
              <w:rPr>
                <w:sz w:val="16"/>
                <w:szCs w:val="16"/>
              </w:rPr>
              <w:t>)</w:t>
            </w:r>
            <w:r w:rsidR="00292563" w:rsidRPr="002C17D3">
              <w:rPr>
                <w:sz w:val="16"/>
                <w:szCs w:val="16"/>
              </w:rPr>
              <w:t>,</w:t>
            </w:r>
            <w:r w:rsidR="000717CF" w:rsidRPr="002C17D3">
              <w:rPr>
                <w:sz w:val="16"/>
                <w:szCs w:val="16"/>
              </w:rPr>
              <w:t xml:space="preserve"> who</w:t>
            </w:r>
            <w:r w:rsidR="006C5B97" w:rsidRPr="002C17D3">
              <w:rPr>
                <w:sz w:val="16"/>
                <w:szCs w:val="16"/>
              </w:rPr>
              <w:t xml:space="preserve"> find </w:t>
            </w:r>
            <w:r w:rsidR="002E5F78" w:rsidRPr="002C17D3">
              <w:rPr>
                <w:sz w:val="16"/>
                <w:szCs w:val="16"/>
              </w:rPr>
              <w:t xml:space="preserve">a </w:t>
            </w:r>
            <w:r w:rsidR="005E222A" w:rsidRPr="002C17D3">
              <w:rPr>
                <w:sz w:val="16"/>
                <w:szCs w:val="16"/>
              </w:rPr>
              <w:t>public</w:t>
            </w:r>
            <w:r w:rsidR="003C05D2" w:rsidRPr="002C17D3">
              <w:rPr>
                <w:sz w:val="16"/>
                <w:szCs w:val="16"/>
              </w:rPr>
              <w:t xml:space="preserve"> capital elasticity of productivity of 0.08 in the short term and 0.12 in the long term</w:t>
            </w:r>
            <w:r w:rsidR="00292563" w:rsidRPr="002C17D3">
              <w:rPr>
                <w:sz w:val="16"/>
                <w:szCs w:val="16"/>
              </w:rPr>
              <w:t>,</w:t>
            </w:r>
            <w:r w:rsidR="00A331B2" w:rsidRPr="002C17D3">
              <w:rPr>
                <w:sz w:val="16"/>
                <w:szCs w:val="16"/>
              </w:rPr>
              <w:t xml:space="preserve"> </w:t>
            </w:r>
            <w:r w:rsidR="000717CF" w:rsidRPr="002C17D3">
              <w:rPr>
                <w:sz w:val="16"/>
                <w:szCs w:val="16"/>
              </w:rPr>
              <w:t xml:space="preserve">we include modest long-run TFP </w:t>
            </w:r>
            <w:r w:rsidR="00292563" w:rsidRPr="002C17D3">
              <w:rPr>
                <w:sz w:val="16"/>
                <w:szCs w:val="16"/>
              </w:rPr>
              <w:t>gains arising from better</w:t>
            </w:r>
            <w:r w:rsidR="000717CF" w:rsidRPr="002C17D3">
              <w:rPr>
                <w:sz w:val="16"/>
                <w:szCs w:val="16"/>
              </w:rPr>
              <w:t xml:space="preserve"> infrastructure.</w:t>
            </w:r>
          </w:p>
        </w:tc>
        <w:tc>
          <w:tcPr>
            <w:tcW w:w="1291" w:type="dxa"/>
            <w:shd w:val="clear" w:color="auto" w:fill="F2F2F2" w:themeFill="background1" w:themeFillShade="F2"/>
            <w:vAlign w:val="center"/>
          </w:tcPr>
          <w:p w14:paraId="23F3CC78" w14:textId="283FD405" w:rsidR="00DD110F" w:rsidRPr="00B13EA2" w:rsidRDefault="00DD110F">
            <w:pPr>
              <w:rPr>
                <w:sz w:val="16"/>
                <w:szCs w:val="16"/>
                <w:lang w:val="en-US"/>
              </w:rPr>
            </w:pPr>
            <w:r w:rsidRPr="00B13EA2">
              <w:rPr>
                <w:sz w:val="16"/>
                <w:szCs w:val="16"/>
                <w:lang w:val="de-DE"/>
              </w:rPr>
              <w:fldChar w:fldCharType="begin"/>
            </w:r>
            <w:r w:rsidR="005A285A">
              <w:rPr>
                <w:sz w:val="16"/>
                <w:szCs w:val="16"/>
                <w:lang w:val="de-DE"/>
              </w:rPr>
              <w:instrText xml:space="preserve"> ADDIN ZOTERO_ITEM CSL_CITATION {"citationID":"4CxPKybF","properties":{"formattedCitation":"(Bom &amp; Ligthart 2014; Moszoro 2021; Draft LuKIFG 2025; German Federal Ministry of Finance 2025)","plainCitation":"(Bom &amp; Ligthart 2014; Moszoro 2021; Draft LuKIFG 2025; German Federal Ministry of Finance 2025)","noteIndex":0},"citationItems":[{"id":19294,"uris":["http://zotero.org/groups/4867909/items/RGY28BSR"],"itemData":{"id":19294,"type":"article-journal","abstract":"The last three decades have witnessed a great deal of research effort devoted to measuring the private output elasticity of public capital. The wide range of available estimates have precluded any consensus so far, however. This paper reconciles the empirical findings of the literature by quantitatively analyzing a sample of 578 estimates collected from 68 studies for the 1983–2008 period. Using meta-regression analysis, we show how study design characteristics and publication bias can explain a large fraction of the variation across estimates. We find a short-run output elasticity of public capital supplied at the central government level of 0.083, which increases to 0.122 in the long run. If, in addition, only core infrastructure at a regional/local level of government is considered, these estimates are almost doubled. The average output elasticity of public capital amounts to 0.106. Our results suggest that public capital is undersupplied in OECD economies.","container-title":"Journal of Economic Surveys","issue":"5","language":"en","note":"publisher: Wiley Blackwell","page":"889-916","source":"ideas.repec.org","title":"What Have We Learned From Three Decades Of Research On The Productivity Of Public Capital?","volume":"28","author":[{"family":"Bom","given":"Pedro R. D."},{"family":"Ligthart","given":"Jenny E."}],"issued":{"date-parts":[["2014"]]}}},{"id":16593,"uris":["http://zotero.org/groups/4867909/items/QJ4TP6ZJ"],"itemData":{"id":16593,"type":"webpage","abstract":"We evaluate the direct employment effect of the public investment in key infrastructure—electricity, roads, schools and hospitals, and water and sanitation. Using rich firm-level panel data from 41 countries over 19 years, we estimate that US&lt;/head&gt; million of public spending in infrastructure create 3–7 jobs in advanced economies, 10–17 jobs in emerging market economies, and 16–30 jobs in low-income devel</w:instrText>
            </w:r>
            <w:r w:rsidR="005A285A" w:rsidRPr="005A285A">
              <w:rPr>
                <w:sz w:val="16"/>
                <w:szCs w:val="16"/>
                <w:lang w:val="en-US"/>
              </w:rPr>
              <w:instrText xml:space="preserve">oping countries. As a comparison, US&lt;/head&gt; million public spending on R&amp;D yields 5–11 jobs in R&amp;D in OECD countries. Green investment and investment with a larger R&amp;D component deliver higher employment effect. Overall, we estimate that one percent of global GDP in public investment can create more than seven million jobs worldwide through its direct employment effects alone.","container-title":"IMF","language":"ENG","title":"The Direct Employment Impact of Public Investment","URL":"https://www.imf.org/en/Publications/WP/Issues/2021/05/06/The-Direct-Employment-Impact-of-Public-Investment-50251","author":[{"family":"Moszoro","given":"Marian"}],"accessed":{"date-parts":[["2025",3,31]]},"issued":{"date-parts":[["2021"]]}}},{"id":19299,"uris":["http://zotero.org/groups/4867909/items/8PKAPKK5"],"itemData":{"id":19299,"type":"webpage","title":"Entwurf eines Gesetzes zur Finanzierung von Infrastrukturinvestitionen von Ländern und Kommunen","URL":"https://dserver.bundestag.de/btd/21/010/2101085.pdf","author":[{"family":"Draft LuKIFG","given":""}],"accessed":{"date-parts":[["2025",9,29]]},"issued":{"date-parts":[["2025"]]}}},{"id":19297,"uris":["http://zotero.org/groups/4867909/items/BGKJMNA3"],"itemData":{"id":19297,"type":"document","title":"Regierungsentwurf des Bundeshaushalts 2026","author":[{"family":"German Federal Ministry of Finance","given":""}],"issued":{"date-parts":[["2025"]]}}}],"schema":"https://github.com/citation-style-language/schema/raw/master/csl-citation.json"} </w:instrText>
            </w:r>
            <w:r w:rsidRPr="00B13EA2">
              <w:rPr>
                <w:sz w:val="16"/>
                <w:szCs w:val="16"/>
                <w:lang w:val="de-DE"/>
              </w:rPr>
              <w:fldChar w:fldCharType="separate"/>
            </w:r>
            <w:r w:rsidR="005A285A" w:rsidRPr="005A285A">
              <w:rPr>
                <w:rFonts w:cs="Open Sans"/>
                <w:sz w:val="16"/>
              </w:rPr>
              <w:t>(Bom &amp; Ligthart 2014; Moszoro 2021; Draft LuKIFG 2025; German Federal Ministry of Finance 2025)</w:t>
            </w:r>
            <w:r w:rsidRPr="00B13EA2">
              <w:rPr>
                <w:sz w:val="16"/>
                <w:szCs w:val="16"/>
                <w:lang w:val="de-DE"/>
              </w:rPr>
              <w:fldChar w:fldCharType="end"/>
            </w:r>
          </w:p>
          <w:p w14:paraId="727D9D72" w14:textId="77777777" w:rsidR="00DD110F" w:rsidRPr="00B13EA2" w:rsidRDefault="00DD110F">
            <w:pPr>
              <w:rPr>
                <w:sz w:val="16"/>
                <w:szCs w:val="16"/>
                <w:lang w:val="en-US"/>
              </w:rPr>
            </w:pPr>
          </w:p>
          <w:p w14:paraId="490897A2" w14:textId="378411D5" w:rsidR="00D50D8C" w:rsidRPr="00B13EA2" w:rsidRDefault="00D50D8C">
            <w:pPr>
              <w:rPr>
                <w:sz w:val="16"/>
                <w:szCs w:val="16"/>
                <w:lang w:val="en-US"/>
              </w:rPr>
            </w:pPr>
          </w:p>
        </w:tc>
      </w:tr>
      <w:tr w:rsidR="00517D55" w:rsidRPr="000A144E" w14:paraId="057F3BEB" w14:textId="77777777" w:rsidTr="003C429C">
        <w:trPr>
          <w:trHeight w:val="300"/>
        </w:trPr>
        <w:tc>
          <w:tcPr>
            <w:tcW w:w="914" w:type="dxa"/>
            <w:shd w:val="clear" w:color="auto" w:fill="F2F2F2" w:themeFill="background1" w:themeFillShade="F2"/>
            <w:vAlign w:val="center"/>
          </w:tcPr>
          <w:p w14:paraId="68CEBBF2" w14:textId="32607E10" w:rsidR="00517D55" w:rsidRPr="000A144E" w:rsidRDefault="00DB7EF9">
            <w:pPr>
              <w:rPr>
                <w:sz w:val="16"/>
                <w:szCs w:val="16"/>
              </w:rPr>
            </w:pPr>
            <w:r w:rsidRPr="000A144E">
              <w:rPr>
                <w:sz w:val="16"/>
                <w:szCs w:val="16"/>
              </w:rPr>
              <w:t>Italy</w:t>
            </w:r>
          </w:p>
        </w:tc>
        <w:tc>
          <w:tcPr>
            <w:tcW w:w="2058" w:type="dxa"/>
            <w:shd w:val="clear" w:color="auto" w:fill="F2F2F2" w:themeFill="background1" w:themeFillShade="F2"/>
            <w:vAlign w:val="center"/>
          </w:tcPr>
          <w:p w14:paraId="5E0D18BD" w14:textId="16A686D6" w:rsidR="00517D55" w:rsidRPr="000A144E" w:rsidRDefault="00DB7EF9">
            <w:pPr>
              <w:rPr>
                <w:sz w:val="16"/>
                <w:szCs w:val="16"/>
              </w:rPr>
            </w:pPr>
            <w:r w:rsidRPr="000A144E">
              <w:rPr>
                <w:sz w:val="16"/>
                <w:szCs w:val="16"/>
              </w:rPr>
              <w:t xml:space="preserve">Active Labour Market Policies </w:t>
            </w:r>
          </w:p>
        </w:tc>
        <w:tc>
          <w:tcPr>
            <w:tcW w:w="5512" w:type="dxa"/>
            <w:shd w:val="clear" w:color="auto" w:fill="F2F2F2" w:themeFill="background1" w:themeFillShade="F2"/>
          </w:tcPr>
          <w:p w14:paraId="53A82FA8" w14:textId="411B572A" w:rsidR="00517D55" w:rsidRPr="002C17D3" w:rsidRDefault="00EB73E0" w:rsidP="008902FB">
            <w:pPr>
              <w:jc w:val="left"/>
              <w:rPr>
                <w:sz w:val="16"/>
                <w:szCs w:val="16"/>
              </w:rPr>
            </w:pPr>
            <w:r w:rsidRPr="002C17D3">
              <w:rPr>
                <w:sz w:val="16"/>
                <w:szCs w:val="16"/>
              </w:rPr>
              <w:t xml:space="preserve">The GOL programme and </w:t>
            </w:r>
            <w:r w:rsidR="004A30D2" w:rsidRPr="002C17D3">
              <w:rPr>
                <w:sz w:val="16"/>
                <w:szCs w:val="16"/>
              </w:rPr>
              <w:t xml:space="preserve">New </w:t>
            </w:r>
            <w:r w:rsidRPr="002C17D3">
              <w:rPr>
                <w:sz w:val="16"/>
                <w:szCs w:val="16"/>
              </w:rPr>
              <w:t xml:space="preserve">Skills Plan </w:t>
            </w:r>
            <w:r w:rsidR="0012446D" w:rsidRPr="002C17D3">
              <w:rPr>
                <w:sz w:val="16"/>
                <w:szCs w:val="16"/>
              </w:rPr>
              <w:t>aim</w:t>
            </w:r>
            <w:r w:rsidR="003E4F4E" w:rsidRPr="002C17D3">
              <w:rPr>
                <w:sz w:val="16"/>
                <w:szCs w:val="16"/>
              </w:rPr>
              <w:t xml:space="preserve"> </w:t>
            </w:r>
            <w:r w:rsidR="008902FB" w:rsidRPr="002C17D3">
              <w:rPr>
                <w:sz w:val="16"/>
                <w:szCs w:val="16"/>
              </w:rPr>
              <w:t xml:space="preserve">to qualify, upskill and reskill at least 2.7 million inactive and unemployed people. </w:t>
            </w:r>
            <w:r w:rsidR="004D5661" w:rsidRPr="002C17D3">
              <w:rPr>
                <w:sz w:val="16"/>
                <w:szCs w:val="16"/>
              </w:rPr>
              <w:t xml:space="preserve">The initial target for 2022–2026 was to activate 1.5 million inactive and 1.2 million unemployed people, and the </w:t>
            </w:r>
            <w:r w:rsidR="00A02078" w:rsidRPr="00A47EE3">
              <w:rPr>
                <w:sz w:val="16"/>
                <w:szCs w:val="18"/>
              </w:rPr>
              <w:t>medium-term plan</w:t>
            </w:r>
            <w:r w:rsidR="00A02078" w:rsidRPr="002C17D3">
              <w:rPr>
                <w:sz w:val="16"/>
                <w:szCs w:val="16"/>
              </w:rPr>
              <w:t xml:space="preserve"> </w:t>
            </w:r>
            <w:r w:rsidR="004D5661" w:rsidRPr="002C17D3">
              <w:rPr>
                <w:sz w:val="16"/>
                <w:szCs w:val="16"/>
              </w:rPr>
              <w:t xml:space="preserve">announces a prolongation of the programme. </w:t>
            </w:r>
            <w:r w:rsidR="008E2EB4" w:rsidRPr="002C17D3">
              <w:rPr>
                <w:sz w:val="16"/>
                <w:szCs w:val="16"/>
              </w:rPr>
              <w:t>The</w:t>
            </w:r>
            <w:r w:rsidR="00A02078" w:rsidRPr="00A47EE3">
              <w:rPr>
                <w:sz w:val="16"/>
                <w:szCs w:val="18"/>
              </w:rPr>
              <w:t xml:space="preserve"> medium-term plan</w:t>
            </w:r>
            <w:r w:rsidR="00A02078" w:rsidRPr="002C17D3">
              <w:rPr>
                <w:sz w:val="16"/>
                <w:szCs w:val="16"/>
              </w:rPr>
              <w:t xml:space="preserve"> </w:t>
            </w:r>
            <w:r w:rsidR="00496D3E" w:rsidRPr="002C17D3">
              <w:rPr>
                <w:sz w:val="16"/>
                <w:szCs w:val="16"/>
              </w:rPr>
              <w:t>conservatively</w:t>
            </w:r>
            <w:r w:rsidR="008E2EB4" w:rsidRPr="002C17D3">
              <w:rPr>
                <w:sz w:val="16"/>
                <w:szCs w:val="16"/>
              </w:rPr>
              <w:t xml:space="preserve"> assume</w:t>
            </w:r>
            <w:r w:rsidR="00B7365E" w:rsidRPr="002C17D3">
              <w:rPr>
                <w:sz w:val="16"/>
                <w:szCs w:val="16"/>
              </w:rPr>
              <w:t>s</w:t>
            </w:r>
            <w:r w:rsidR="008E2EB4" w:rsidRPr="002C17D3">
              <w:rPr>
                <w:sz w:val="16"/>
                <w:szCs w:val="16"/>
              </w:rPr>
              <w:t xml:space="preserve"> </w:t>
            </w:r>
            <w:r w:rsidR="00496D3E" w:rsidRPr="002C17D3">
              <w:rPr>
                <w:sz w:val="16"/>
                <w:szCs w:val="16"/>
              </w:rPr>
              <w:t xml:space="preserve">only </w:t>
            </w:r>
            <w:r w:rsidR="006102E7" w:rsidRPr="002C17D3">
              <w:rPr>
                <w:sz w:val="16"/>
                <w:szCs w:val="16"/>
              </w:rPr>
              <w:t>500</w:t>
            </w:r>
            <w:r w:rsidR="00A0598F">
              <w:rPr>
                <w:sz w:val="16"/>
                <w:szCs w:val="16"/>
              </w:rPr>
              <w:t>,</w:t>
            </w:r>
            <w:r w:rsidR="006102E7" w:rsidRPr="002C17D3">
              <w:rPr>
                <w:sz w:val="16"/>
                <w:szCs w:val="16"/>
              </w:rPr>
              <w:t xml:space="preserve">000 </w:t>
            </w:r>
            <w:r w:rsidR="005614BF" w:rsidRPr="002C17D3">
              <w:rPr>
                <w:sz w:val="16"/>
                <w:szCs w:val="16"/>
              </w:rPr>
              <w:t xml:space="preserve">people of the </w:t>
            </w:r>
            <w:r w:rsidR="00496D3E" w:rsidRPr="002C17D3">
              <w:rPr>
                <w:sz w:val="16"/>
                <w:szCs w:val="16"/>
              </w:rPr>
              <w:t>1.5 million</w:t>
            </w:r>
            <w:r w:rsidR="00B7365E" w:rsidRPr="002C17D3">
              <w:rPr>
                <w:sz w:val="16"/>
                <w:szCs w:val="16"/>
              </w:rPr>
              <w:t xml:space="preserve"> people target</w:t>
            </w:r>
            <w:r w:rsidR="00496D3E" w:rsidRPr="002C17D3">
              <w:rPr>
                <w:sz w:val="16"/>
                <w:szCs w:val="16"/>
              </w:rPr>
              <w:t xml:space="preserve"> to be successfully activated</w:t>
            </w:r>
            <w:r w:rsidR="00390091" w:rsidRPr="002C17D3">
              <w:rPr>
                <w:sz w:val="16"/>
                <w:szCs w:val="16"/>
              </w:rPr>
              <w:t xml:space="preserve"> until 2026</w:t>
            </w:r>
            <w:r w:rsidR="00496D3E" w:rsidRPr="002C17D3">
              <w:rPr>
                <w:sz w:val="16"/>
                <w:szCs w:val="16"/>
              </w:rPr>
              <w:t xml:space="preserve">. </w:t>
            </w:r>
            <w:r w:rsidR="00D743BE" w:rsidRPr="002C17D3">
              <w:rPr>
                <w:sz w:val="16"/>
                <w:szCs w:val="16"/>
              </w:rPr>
              <w:t>For our calculations, we therefore assume that a further 500</w:t>
            </w:r>
            <w:r w:rsidR="00A0598F">
              <w:rPr>
                <w:sz w:val="16"/>
                <w:szCs w:val="16"/>
              </w:rPr>
              <w:t>,</w:t>
            </w:r>
            <w:r w:rsidR="00D743BE" w:rsidRPr="002C17D3">
              <w:rPr>
                <w:sz w:val="16"/>
                <w:szCs w:val="16"/>
              </w:rPr>
              <w:t xml:space="preserve">000 people are activated between 2026 and 2029. We model this as a gradual increase in the participation rate that settles at a higher level from 2029 onward. </w:t>
            </w:r>
            <w:r w:rsidR="00C01073" w:rsidRPr="002C17D3">
              <w:rPr>
                <w:sz w:val="16"/>
                <w:szCs w:val="16"/>
              </w:rPr>
              <w:t xml:space="preserve">The total costs of the program are estimated </w:t>
            </w:r>
            <w:r w:rsidR="00D743BE" w:rsidRPr="002C17D3">
              <w:rPr>
                <w:sz w:val="16"/>
                <w:szCs w:val="16"/>
              </w:rPr>
              <w:t>at</w:t>
            </w:r>
            <w:r w:rsidR="00C01073" w:rsidRPr="002C17D3">
              <w:rPr>
                <w:sz w:val="16"/>
                <w:szCs w:val="16"/>
              </w:rPr>
              <w:t xml:space="preserve"> around €3.6 billion.</w:t>
            </w:r>
          </w:p>
        </w:tc>
        <w:tc>
          <w:tcPr>
            <w:tcW w:w="1291" w:type="dxa"/>
            <w:shd w:val="clear" w:color="auto" w:fill="F2F2F2" w:themeFill="background1" w:themeFillShade="F2"/>
            <w:vAlign w:val="center"/>
          </w:tcPr>
          <w:p w14:paraId="377B0518" w14:textId="5063C573" w:rsidR="00517D55" w:rsidRPr="000A144E" w:rsidRDefault="00A0454D">
            <w:pPr>
              <w:jc w:val="left"/>
              <w:rPr>
                <w:sz w:val="16"/>
                <w:szCs w:val="16"/>
              </w:rPr>
            </w:pPr>
            <w:r>
              <w:rPr>
                <w:sz w:val="16"/>
                <w:szCs w:val="16"/>
              </w:rPr>
              <w:fldChar w:fldCharType="begin"/>
            </w:r>
            <w:r w:rsidR="009D46A9">
              <w:rPr>
                <w:sz w:val="16"/>
                <w:szCs w:val="16"/>
              </w:rPr>
              <w:instrText xml:space="preserve"> ADDIN ZOTERO_ITEM CSL_CITATION {"citationID":"tlH6gdYG","properties":{"formattedCitation":"(Italian medium-term plan, Italian Ministry of Finance 2024)","plainCitation":"(Italian medium-term plan, Italian Ministry of Finance 2024)","noteIndex":0},"citationItems":[{"id":19261,"uris":["http://zotero.org/groups/4867909/items/2BHE7AV3"],"itemData":{"id":19261,"type":"webpage","title":"National Medium-Term Fiscal-Structural Plan Italy","URL":"https://economy-finance.ec.europa.eu/document/download/0a88fcbe-1df2-44c6-aec2-f9727b47399e_en?filename=national_medium-term_fiscal-structural_plan_italy_en.pdf","author":[{"family":"Italian medium-term plan, Italian Ministry of Finance","given":""}],"accessed":{"date-parts":[["2025",9,29]]},"issued":{"date-parts":[["2024"]]}}}],"schema":"https://github.com/citation-style-language/schema/raw/master/csl-citation.json"} </w:instrText>
            </w:r>
            <w:r>
              <w:rPr>
                <w:sz w:val="16"/>
                <w:szCs w:val="16"/>
              </w:rPr>
              <w:fldChar w:fldCharType="separate"/>
            </w:r>
            <w:r w:rsidR="009D46A9" w:rsidRPr="009D46A9">
              <w:rPr>
                <w:rFonts w:cs="Open Sans"/>
                <w:sz w:val="16"/>
              </w:rPr>
              <w:t>(Italian medium-term plan, Italian Ministry of Finance 2024)</w:t>
            </w:r>
            <w:r>
              <w:rPr>
                <w:sz w:val="16"/>
                <w:szCs w:val="16"/>
              </w:rPr>
              <w:fldChar w:fldCharType="end"/>
            </w:r>
          </w:p>
        </w:tc>
      </w:tr>
    </w:tbl>
    <w:p w14:paraId="41D700D6" w14:textId="77777777" w:rsidR="00E846D8" w:rsidRPr="000A144E" w:rsidRDefault="00E846D8" w:rsidP="00E846D8">
      <w:pPr>
        <w:sectPr w:rsidR="00E846D8" w:rsidRPr="000A144E" w:rsidSect="00E846D8">
          <w:footerReference w:type="default" r:id="rId26"/>
          <w:pgSz w:w="11906" w:h="16838"/>
          <w:pgMar w:top="1417" w:right="1417" w:bottom="1134" w:left="1417" w:header="708" w:footer="708" w:gutter="0"/>
          <w:cols w:space="340"/>
          <w:docGrid w:linePitch="360"/>
        </w:sectPr>
      </w:pPr>
      <w:bookmarkStart w:id="446" w:name="_Toc183708853"/>
    </w:p>
    <w:p w14:paraId="7C090CB9" w14:textId="4D152E82" w:rsidR="004621F0" w:rsidRPr="006C54C0" w:rsidRDefault="00E846D8" w:rsidP="00A54EF5">
      <w:pPr>
        <w:pStyle w:val="Heading1"/>
        <w:rPr>
          <w:lang w:val="en-GB"/>
        </w:rPr>
      </w:pPr>
      <w:bookmarkStart w:id="447" w:name="_Toc195123126"/>
      <w:r w:rsidRPr="006C54C0">
        <w:rPr>
          <w:lang w:val="en-GB"/>
        </w:rPr>
        <w:lastRenderedPageBreak/>
        <w:t>Bibliog</w:t>
      </w:r>
      <w:bookmarkEnd w:id="446"/>
      <w:bookmarkEnd w:id="447"/>
      <w:r w:rsidR="00C66A86" w:rsidRPr="006C54C0">
        <w:rPr>
          <w:lang w:val="en-GB"/>
        </w:rPr>
        <w:t>raphy</w:t>
      </w:r>
    </w:p>
    <w:p w14:paraId="239E6C2C" w14:textId="77777777" w:rsidR="00A121B8" w:rsidRPr="00A121B8" w:rsidRDefault="00943CC2" w:rsidP="00A121B8">
      <w:pPr>
        <w:pStyle w:val="Bibliography"/>
      </w:pPr>
      <w:r>
        <w:fldChar w:fldCharType="begin"/>
      </w:r>
      <w:r w:rsidR="00A121B8">
        <w:instrText xml:space="preserve"> ADDIN ZOTERO_BIBL {"uncited":[],"omitted":[],"custom":[]} CSL_BIBLIOGRAPHY </w:instrText>
      </w:r>
      <w:r>
        <w:fldChar w:fldCharType="separate"/>
      </w:r>
      <w:r w:rsidR="00A121B8" w:rsidRPr="00A121B8">
        <w:t>Austrian medium-term plan, Austrian Federal Ministry of Finance (2025): "National Medium-Term Fiscal-Structural Plan Austria".</w:t>
      </w:r>
    </w:p>
    <w:p w14:paraId="0FA8A523" w14:textId="77777777" w:rsidR="00A121B8" w:rsidRPr="00A121B8" w:rsidRDefault="00A121B8" w:rsidP="00A121B8">
      <w:pPr>
        <w:pStyle w:val="Bibliography"/>
      </w:pPr>
      <w:r w:rsidRPr="00A121B8">
        <w:t>Bom, P. R. D. / Ligthart, J. E. (2014): "What Have We Learned From Three Decades Of Research On The Productivity Of Public Capital?", Journal of Economic Surveys, 28 (5), p. 889–916.</w:t>
      </w:r>
    </w:p>
    <w:p w14:paraId="53D3D853" w14:textId="77777777" w:rsidR="00A121B8" w:rsidRPr="00A121B8" w:rsidRDefault="00A121B8" w:rsidP="00A121B8">
      <w:pPr>
        <w:pStyle w:val="Bibliography"/>
      </w:pPr>
      <w:r w:rsidRPr="00A121B8">
        <w:t>Bozio, A. / Wasmer, É. (2024): "Mission Bozio-Wasmer | Les politiques d’exonérations de cotisations sociales</w:t>
      </w:r>
      <w:r w:rsidRPr="00A121B8">
        <w:rPr>
          <w:rFonts w:ascii="Arial" w:hAnsi="Arial" w:cs="Arial"/>
        </w:rPr>
        <w:t> </w:t>
      </w:r>
      <w:r w:rsidRPr="00A121B8">
        <w:t>: une inflexion n</w:t>
      </w:r>
      <w:r w:rsidRPr="00A121B8">
        <w:rPr>
          <w:rFonts w:cs="Open Sans"/>
        </w:rPr>
        <w:t>é</w:t>
      </w:r>
      <w:r w:rsidRPr="00A121B8">
        <w:t xml:space="preserve">cessaire | Haut-commissariat </w:t>
      </w:r>
      <w:r w:rsidRPr="00A121B8">
        <w:rPr>
          <w:rFonts w:cs="Open Sans"/>
        </w:rPr>
        <w:t>à</w:t>
      </w:r>
      <w:r w:rsidRPr="00A121B8">
        <w:t xml:space="preserve"> la strat</w:t>
      </w:r>
      <w:r w:rsidRPr="00A121B8">
        <w:rPr>
          <w:rFonts w:cs="Open Sans"/>
        </w:rPr>
        <w:t>é</w:t>
      </w:r>
      <w:r w:rsidRPr="00A121B8">
        <w:t>gie et au plan", https://www.strategie-plan.gouv.fr/publications/mission-bozio-wasmer-politiques-dexonerations-de-cotisations-sociales-une-inflexion, [accessed on: 14.10.2025].</w:t>
      </w:r>
    </w:p>
    <w:p w14:paraId="011ED33B" w14:textId="77777777" w:rsidR="00A121B8" w:rsidRPr="00A121B8" w:rsidRDefault="00A121B8" w:rsidP="00A121B8">
      <w:pPr>
        <w:pStyle w:val="Bibliography"/>
      </w:pPr>
      <w:r w:rsidRPr="00A121B8">
        <w:t>Burgert, M. / Granelli, L. / Naudts, H. / Economic, E. C. (2017): "An Assessment of the “Crédit d’Impôt pour la Compétitivité et l’Emploi” and the “Pacte de Responsabilité et Solidarité”", (032).</w:t>
      </w:r>
    </w:p>
    <w:p w14:paraId="169A2134" w14:textId="77777777" w:rsidR="00A121B8" w:rsidRPr="00A121B8" w:rsidRDefault="00A121B8" w:rsidP="00A121B8">
      <w:pPr>
        <w:pStyle w:val="Bibliography"/>
      </w:pPr>
      <w:r w:rsidRPr="00A121B8">
        <w:t>Darvas, Z. / Welslau, L. / Zettelmeyer, J. (2024): "The implications of the European Union’s new fiscal rules", Bruegel, https://www.bruegel.org/policy-brief/implications-european-unions-new-fiscal-rules, [accessed on: 16.1.2025].</w:t>
      </w:r>
    </w:p>
    <w:p w14:paraId="31F88629" w14:textId="77777777" w:rsidR="00A121B8" w:rsidRPr="00A121B8" w:rsidRDefault="00A121B8" w:rsidP="00A121B8">
      <w:pPr>
        <w:pStyle w:val="Bibliography"/>
        <w:rPr>
          <w:lang w:val="de-DE"/>
        </w:rPr>
      </w:pPr>
      <w:r w:rsidRPr="00A121B8">
        <w:rPr>
          <w:lang w:val="de-DE"/>
        </w:rPr>
        <w:t>Draft LuKIFG (2025): "Entwurf eines Gesetzes zur Finanzierung von Infrastrukturinvestitionen von Ländern und Kommunen", https://dserver.bundestag.de/btd/21/010/2101085.pdf, [accessed on: 29.9.2025].</w:t>
      </w:r>
    </w:p>
    <w:p w14:paraId="263F8FB3" w14:textId="77777777" w:rsidR="00A121B8" w:rsidRPr="00A121B8" w:rsidRDefault="00A121B8" w:rsidP="00A121B8">
      <w:pPr>
        <w:pStyle w:val="Bibliography"/>
      </w:pPr>
      <w:r w:rsidRPr="00A121B8">
        <w:t>Draghi, M. (2024): "The Draghi report on EU competitiveness", https://commission.europa.eu/topics/eu-competitiveness/draghi-report_en, [accessed on: 29.9.2025].</w:t>
      </w:r>
    </w:p>
    <w:p w14:paraId="6F789C14" w14:textId="77777777" w:rsidR="00A121B8" w:rsidRPr="00A121B8" w:rsidRDefault="00A121B8" w:rsidP="00A121B8">
      <w:pPr>
        <w:pStyle w:val="Bibliography"/>
      </w:pPr>
      <w:r w:rsidRPr="00A121B8">
        <w:t>European Commission (2021): "Fiscal Sustainability Report 2021 - European Commission", https://economy-finance.ec.europa.eu/publications/fiscal-sustainability-report-2021_en, [accessed on: 29.9.2025].</w:t>
      </w:r>
    </w:p>
    <w:p w14:paraId="0108AFDB" w14:textId="77777777" w:rsidR="00A121B8" w:rsidRPr="00A121B8" w:rsidRDefault="00A121B8" w:rsidP="00A121B8">
      <w:pPr>
        <w:pStyle w:val="Bibliography"/>
      </w:pPr>
      <w:r w:rsidRPr="00A121B8">
        <w:t>European Commission (2022): "Debt Sustainability Monitor 2022 - Economy and Finance", https://economy-finance.ec.europa.eu/publications/debt-sustainability-monitor-2022_en, [accessed on: 15.10.2025].</w:t>
      </w:r>
    </w:p>
    <w:p w14:paraId="454F14BD" w14:textId="77777777" w:rsidR="00A121B8" w:rsidRPr="00A121B8" w:rsidRDefault="00A121B8" w:rsidP="00A121B8">
      <w:pPr>
        <w:pStyle w:val="Bibliography"/>
      </w:pPr>
      <w:r w:rsidRPr="00A121B8">
        <w:t xml:space="preserve">European Commission (2025a): </w:t>
      </w:r>
      <w:r w:rsidRPr="00A121B8">
        <w:rPr>
          <w:i/>
          <w:iCs/>
        </w:rPr>
        <w:t>European Economic Forecast: Spring 2025.</w:t>
      </w:r>
      <w:r w:rsidRPr="00A121B8">
        <w:t>, LU, Publications Office.</w:t>
      </w:r>
    </w:p>
    <w:p w14:paraId="05DB68A3" w14:textId="77777777" w:rsidR="00A121B8" w:rsidRPr="00A121B8" w:rsidRDefault="00A121B8" w:rsidP="00A121B8">
      <w:pPr>
        <w:pStyle w:val="Bibliography"/>
      </w:pPr>
      <w:r w:rsidRPr="00A121B8">
        <w:t>European Commission (2025b): "National medium-term fiscal-structural plans", https://economy-finance.ec.europa.eu/economic-and-fiscal-governance/stability-and-growth-pact/preventive-arm/national-medium-term-fiscal-structural-plans_en, [accessed on: 13.10.2025].</w:t>
      </w:r>
    </w:p>
    <w:p w14:paraId="4D49E937" w14:textId="77777777" w:rsidR="00A121B8" w:rsidRPr="00A121B8" w:rsidRDefault="00A121B8" w:rsidP="00A121B8">
      <w:pPr>
        <w:pStyle w:val="Bibliography"/>
      </w:pPr>
      <w:r w:rsidRPr="00A121B8">
        <w:t>Finnish medium-term plan, Finnish Ministry of Finance (2024): "National Medium-Term Fiscal-Structural Plan Finland".</w:t>
      </w:r>
    </w:p>
    <w:p w14:paraId="2784BF12" w14:textId="77777777" w:rsidR="00A121B8" w:rsidRPr="00A121B8" w:rsidRDefault="00A121B8" w:rsidP="00A121B8">
      <w:pPr>
        <w:pStyle w:val="Bibliography"/>
      </w:pPr>
      <w:r w:rsidRPr="00A121B8">
        <w:t>Finnish Ministry of Finance (2021): "Memorandum on R&amp;D Funding by the Finnish Ministry of Finance", https://api.hankeikkuna.fi/asiakirjat/d736ba5a-420e-43f2-82a5-44bad3410bd8/f23bfb29-f6b0-4b36-80b3-5affd991ac88/POYTAKIRJA_20211125135641.PDF, [accessed on: 23.9.2025].</w:t>
      </w:r>
    </w:p>
    <w:p w14:paraId="2AA2D215" w14:textId="77777777" w:rsidR="00A121B8" w:rsidRPr="00A121B8" w:rsidRDefault="00A121B8" w:rsidP="00A121B8">
      <w:pPr>
        <w:pStyle w:val="Bibliography"/>
      </w:pPr>
      <w:r w:rsidRPr="00A121B8">
        <w:t>French medium-term plan, French Government (2024): "National Medium-Term Fiscal-Structural Plan France".</w:t>
      </w:r>
    </w:p>
    <w:p w14:paraId="4362407A" w14:textId="77777777" w:rsidR="00A121B8" w:rsidRPr="00A121B8" w:rsidRDefault="00A121B8" w:rsidP="00A121B8">
      <w:pPr>
        <w:pStyle w:val="Bibliography"/>
        <w:rPr>
          <w:lang w:val="de-DE"/>
        </w:rPr>
      </w:pPr>
      <w:r w:rsidRPr="00A121B8">
        <w:rPr>
          <w:lang w:val="de-DE"/>
        </w:rPr>
        <w:lastRenderedPageBreak/>
        <w:t>German Federal Ministry of Finance (2025): "Regierungsentwurf des Bundeshaushalts 2026".</w:t>
      </w:r>
    </w:p>
    <w:p w14:paraId="2B5061C9" w14:textId="77777777" w:rsidR="00A121B8" w:rsidRPr="00A121B8" w:rsidRDefault="00A121B8" w:rsidP="00A121B8">
      <w:pPr>
        <w:pStyle w:val="Bibliography"/>
      </w:pPr>
      <w:r w:rsidRPr="00A121B8">
        <w:t>Harvey, A. / Jaeger, A. (1993): "Detrending, Stylized Facts and the Business Cycle", Journal of Applied Econometrics, 8 (3), p. 231–47.</w:t>
      </w:r>
    </w:p>
    <w:p w14:paraId="45C43137" w14:textId="77777777" w:rsidR="00A121B8" w:rsidRPr="00A121B8" w:rsidRDefault="00A121B8" w:rsidP="00A121B8">
      <w:pPr>
        <w:pStyle w:val="Bibliography"/>
      </w:pPr>
      <w:r w:rsidRPr="00A121B8">
        <w:t>Havik, K. / Morrow, K. M. / Orlandi, F. / Planas, C. / Raciborski, R. / Roeger, W. / Rossi, A. / Thum-Thysen, A. / Vandermeulen, V. (2014): "The Production Function Methodology for Calculating Potential Growth Rates &amp; Output Gaps", Europäische Kommission, 535, Economic Papers (Citation Key: Havik2014tex.group_id: outputtex.owner: leonatex.ranking: rank4), https://doi.org/10.2765/71437, [accessed on: 2.5.2024].</w:t>
      </w:r>
    </w:p>
    <w:p w14:paraId="12A0D29D" w14:textId="77777777" w:rsidR="00A121B8" w:rsidRPr="00A121B8" w:rsidRDefault="00A121B8" w:rsidP="00A121B8">
      <w:pPr>
        <w:pStyle w:val="Bibliography"/>
      </w:pPr>
      <w:r w:rsidRPr="00A121B8">
        <w:t>International Monetary Fund (2021): "Review of The Debt Sustainability Framework For Market Access Countries", IMF, https://www.imf.org/en/Publications/Policy-Papers/Issues/2021/02/03/Review-of-The-Debt-Sustainability-Framework-For-Market-Access-Countries-50060, [accessed on: 20.10.2025].</w:t>
      </w:r>
    </w:p>
    <w:p w14:paraId="3EBC9D63" w14:textId="77777777" w:rsidR="00A121B8" w:rsidRPr="00A121B8" w:rsidRDefault="00A121B8" w:rsidP="00A121B8">
      <w:pPr>
        <w:pStyle w:val="Bibliography"/>
      </w:pPr>
      <w:r w:rsidRPr="00A121B8">
        <w:t>International Monetary Fund (2023): "World Economic Outlook, April 2023: A Rocky Recovery", IMF, https://www.imf.org/en/Publications/WEO/Issues/2023/04/11/world-economic-outlook-april-2023, [accessed on: 15.10.2025].</w:t>
      </w:r>
    </w:p>
    <w:p w14:paraId="64EEBC53" w14:textId="77777777" w:rsidR="00A121B8" w:rsidRPr="00A121B8" w:rsidRDefault="00A121B8" w:rsidP="00A121B8">
      <w:pPr>
        <w:pStyle w:val="Bibliography"/>
      </w:pPr>
      <w:r w:rsidRPr="00A121B8">
        <w:t>Italian medium-term plan, Italian Ministry of Finance (2024): "National Medium-Term Fiscal-Structural Plan Italy", https://economy-finance.ec.europa.eu/document/download/0a88fcbe-1df2-44c6-aec2-f9727b47399e_en?filename=national_medium-term_fiscal-structural_plan_italy_en.pdf, [accessed on: 29.9.2025].</w:t>
      </w:r>
    </w:p>
    <w:p w14:paraId="35BBA26E" w14:textId="77777777" w:rsidR="00A121B8" w:rsidRPr="00A121B8" w:rsidRDefault="00A121B8" w:rsidP="00A121B8">
      <w:pPr>
        <w:pStyle w:val="Bibliography"/>
      </w:pPr>
      <w:r w:rsidRPr="00A121B8">
        <w:t>Laskaridis, C. / Zha, A. (2025): "Are debt sustainability frameworks compatible with climate and nature action?".</w:t>
      </w:r>
    </w:p>
    <w:p w14:paraId="7A532D79" w14:textId="77777777" w:rsidR="00A121B8" w:rsidRPr="00A121B8" w:rsidRDefault="00A121B8" w:rsidP="00A121B8">
      <w:pPr>
        <w:pStyle w:val="Bibliography"/>
      </w:pPr>
      <w:r w:rsidRPr="00A121B8">
        <w:t>Moszoro, M. (2021): "The Direct Employment Impact of Public Investment", IMF, https://www.imf.org/en/Publications/WP/Issues/2021/05/06/The-Direct-Employment-Impact-of-Public-Investment-50251, [accessed on: 31.3.2025].</w:t>
      </w:r>
    </w:p>
    <w:p w14:paraId="64048127" w14:textId="77777777" w:rsidR="00A121B8" w:rsidRPr="00A121B8" w:rsidRDefault="00A121B8" w:rsidP="00A121B8">
      <w:pPr>
        <w:pStyle w:val="Bibliography"/>
      </w:pPr>
      <w:r w:rsidRPr="00A121B8">
        <w:t>Office for Budget Responsibility (2022): "Forecasting potential output – the supply side of the economy".</w:t>
      </w:r>
    </w:p>
    <w:p w14:paraId="1BDB9B4C" w14:textId="77777777" w:rsidR="00A121B8" w:rsidRPr="00A121B8" w:rsidRDefault="00A121B8" w:rsidP="00A121B8">
      <w:pPr>
        <w:pStyle w:val="Bibliography"/>
      </w:pPr>
      <w:r w:rsidRPr="00A121B8">
        <w:t>Ramey, V. A. (2020): "The Macroeconomic Consequences of Infrastructure Investment".</w:t>
      </w:r>
    </w:p>
    <w:p w14:paraId="52E17C30" w14:textId="77777777" w:rsidR="00A121B8" w:rsidRPr="00A121B8" w:rsidRDefault="00A121B8" w:rsidP="00A121B8">
      <w:pPr>
        <w:pStyle w:val="Bibliography"/>
      </w:pPr>
      <w:r w:rsidRPr="000B02C2">
        <w:rPr>
          <w:highlight w:val="yellow"/>
        </w:rPr>
        <w:t>Regulation (EU) 2024/1263 (2024): "Regulation - 2024/1263 - EN - EUR-Lex", Doc ID: 32024R1263Doc Sector: 3Doc Title: Regulation (EU) 2024/1263 of the European Parliament and of the Council of 29 April 2024 on the effective coordination of economic policies and on multilateral budgetary surveillance and repealing Council Regulation (EC) No 1466/97Doc Type: RUsr_lan: en, https://eur-lex.europa.eu/eli/reg/2024/1263/oj/eng, [accessed on: 2.10.2025].</w:t>
      </w:r>
    </w:p>
    <w:p w14:paraId="2F662584" w14:textId="77777777" w:rsidR="00A121B8" w:rsidRPr="00A121B8" w:rsidRDefault="00A121B8" w:rsidP="00A121B8">
      <w:pPr>
        <w:pStyle w:val="Bibliography"/>
      </w:pPr>
      <w:r w:rsidRPr="00A121B8">
        <w:t>Schuster-Johnson, D. F. / Sigl-Glöckner, P. (2025a): "Zero fiscal space".</w:t>
      </w:r>
    </w:p>
    <w:p w14:paraId="7CB9F7E4" w14:textId="77777777" w:rsidR="00A121B8" w:rsidRPr="00A121B8" w:rsidRDefault="00A121B8" w:rsidP="00A121B8">
      <w:pPr>
        <w:pStyle w:val="Bibliography"/>
        <w:rPr>
          <w:lang w:val="de-DE"/>
        </w:rPr>
      </w:pPr>
      <w:r w:rsidRPr="00A121B8">
        <w:rPr>
          <w:lang w:val="de-DE"/>
        </w:rPr>
        <w:t>Schuster-Johnson, F. / Sigl-Glöckner, P. (2025b): "Eine Agenda für die Expertenkommission zur Schuldenbremse".</w:t>
      </w:r>
    </w:p>
    <w:p w14:paraId="0567D5DA" w14:textId="77777777" w:rsidR="00A121B8" w:rsidRPr="00A121B8" w:rsidRDefault="00A121B8" w:rsidP="00A121B8">
      <w:pPr>
        <w:pStyle w:val="Bibliography"/>
      </w:pPr>
      <w:r w:rsidRPr="00A121B8">
        <w:t>Spanish medium-term plan, Spanish Government (2025): "National Medium-Term Fiscal-Structural Plan Spain", https://economy-finance.ec.europa.eu/document/download/45e0463e-1216-459a-820a-c7eb9381f27d_es?filename=national_medium-term_fiscal-structural_plan_spain_es.pdf&amp;prefLang=en, [accessed on: 15.10.2025].</w:t>
      </w:r>
    </w:p>
    <w:p w14:paraId="7B83AE96" w14:textId="77777777" w:rsidR="00A121B8" w:rsidRPr="00A121B8" w:rsidRDefault="00A121B8" w:rsidP="00A121B8">
      <w:pPr>
        <w:pStyle w:val="Bibliography"/>
      </w:pPr>
      <w:r w:rsidRPr="00A121B8">
        <w:lastRenderedPageBreak/>
        <w:t>Statistics Finland (2024): "Share of research and development expenditure of gross domestic product 3.1 per cent in 2023 | Statistics Finland", https://stat.fi/en/publication/clmyhpabwjb5h0aunugh0htp5, [accessed on: 29.9.2025].</w:t>
      </w:r>
    </w:p>
    <w:p w14:paraId="05CD98A5" w14:textId="77777777" w:rsidR="00A121B8" w:rsidRPr="00A121B8" w:rsidRDefault="00A121B8" w:rsidP="00A121B8">
      <w:pPr>
        <w:pStyle w:val="Bibliography"/>
      </w:pPr>
      <w:r w:rsidRPr="00A121B8">
        <w:t>Suresh, N. / Rachel Ghaw / Ronnie Obeng-Osei / Tom Wickstead (2024): "Public investment and potential output", Office for Budget Responsibility, https://obr.uk/public-investment-and-potential-output/, [accessed on: 31.3.2025].</w:t>
      </w:r>
    </w:p>
    <w:p w14:paraId="3B65B800" w14:textId="77777777" w:rsidR="00A121B8" w:rsidRPr="00A121B8" w:rsidRDefault="00A121B8" w:rsidP="00A121B8">
      <w:pPr>
        <w:pStyle w:val="Bibliography"/>
      </w:pPr>
      <w:r w:rsidRPr="00A121B8">
        <w:t>Tóth, M. (2021): "A Multivariate Unobserved Components Model to Estimate Potential Output in the Euro Area: A Production Function Based Approach", SSRN Electronic Journal, https://doi.org/10.2139/ssrn.3797143, [accessed on: 29.9.2025].</w:t>
      </w:r>
    </w:p>
    <w:p w14:paraId="4850AB78" w14:textId="77777777" w:rsidR="00A121B8" w:rsidRPr="00A121B8" w:rsidRDefault="00A121B8" w:rsidP="00A121B8">
      <w:pPr>
        <w:pStyle w:val="Bibliography"/>
        <w:rPr>
          <w:lang w:val="de-DE"/>
        </w:rPr>
      </w:pPr>
      <w:r w:rsidRPr="00A121B8">
        <w:rPr>
          <w:lang w:val="de-DE"/>
        </w:rPr>
        <w:t>Wangenheim, S. von / Gottschalk, S. / Schuster-Johnson, F. (2025): "Wie viel Potenzialwachstum steckt im Koalitionsvertrag?".</w:t>
      </w:r>
    </w:p>
    <w:p w14:paraId="59CF01C5" w14:textId="77777777" w:rsidR="00A121B8" w:rsidRPr="00A121B8" w:rsidRDefault="00A121B8" w:rsidP="00A121B8">
      <w:pPr>
        <w:pStyle w:val="Bibliography"/>
      </w:pPr>
      <w:r w:rsidRPr="00A121B8">
        <w:t>Welslau, L. (2025): "Github DSA".</w:t>
      </w:r>
    </w:p>
    <w:p w14:paraId="7583C0F9" w14:textId="77777777" w:rsidR="00A121B8" w:rsidRPr="00A121B8" w:rsidRDefault="00A121B8" w:rsidP="00A121B8">
      <w:pPr>
        <w:pStyle w:val="Bibliography"/>
      </w:pPr>
      <w:r w:rsidRPr="00A121B8">
        <w:t>Ziesemer, V. / Sigl-Glöckner, P. / Steitz, J. (2025): "The baseline is wrong. How debt sustainability analyses used in the EU ignore climate change", Instituut voor Publieke Economie &amp; Dezernat Zukunft.</w:t>
      </w:r>
    </w:p>
    <w:p w14:paraId="754A3E5E" w14:textId="3CBB7DF0" w:rsidR="006E5A51" w:rsidRPr="006E5A51" w:rsidRDefault="00943CC2" w:rsidP="006E5A51">
      <w:pPr>
        <w:pStyle w:val="Bibliography"/>
      </w:pPr>
      <w:r>
        <w:fldChar w:fldCharType="end"/>
      </w:r>
    </w:p>
    <w:sectPr w:rsidR="006E5A51" w:rsidRPr="006E5A51">
      <w:headerReference w:type="default" r:id="rId27"/>
      <w:footerReference w:type="even" r:id="rId28"/>
      <w:footerReference w:type="default" r:id="rId2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skia Gottschalk" w:date="2025-11-03T13:46:00Z" w:initials="SG">
    <w:p w14:paraId="5DD4C80E" w14:textId="77777777" w:rsidR="00CA04F6" w:rsidRDefault="00CA04F6" w:rsidP="00CA04F6">
      <w:pPr>
        <w:pStyle w:val="CommentText"/>
        <w:jc w:val="left"/>
      </w:pPr>
      <w:r>
        <w:rPr>
          <w:rStyle w:val="CommentReference"/>
        </w:rPr>
        <w:annotationRef/>
      </w:r>
      <w:r>
        <w:t>Take out space in front of Ludo‘s name in PDF Version, so the lines of names align in the front</w:t>
      </w:r>
    </w:p>
  </w:comment>
  <w:comment w:id="1" w:author="Saskia Gottschalk" w:date="2025-10-22T14:38:00Z" w:initials="SG">
    <w:p w14:paraId="049F29CB" w14:textId="6C7BDE6B" w:rsidR="007A5C25" w:rsidRDefault="0024575A" w:rsidP="007A5C25">
      <w:pPr>
        <w:pStyle w:val="CommentText"/>
        <w:jc w:val="left"/>
      </w:pPr>
      <w:r>
        <w:rPr>
          <w:rStyle w:val="CommentReference"/>
        </w:rPr>
        <w:annotationRef/>
      </w:r>
      <w:r w:rsidR="007A5C25">
        <w:t>+ Logos of the 6 institutions</w:t>
      </w:r>
    </w:p>
  </w:comment>
  <w:comment w:id="445" w:author="Saskia Gottschalk" w:date="2025-10-22T14:28:00Z" w:initials="SG">
    <w:p w14:paraId="6ED32E6A" w14:textId="15884C6A" w:rsidR="00B976CD" w:rsidRDefault="00B976CD" w:rsidP="00B976CD">
      <w:pPr>
        <w:pStyle w:val="CommentText"/>
        <w:jc w:val="left"/>
      </w:pPr>
      <w:r>
        <w:rPr>
          <w:rStyle w:val="CommentReference"/>
        </w:rPr>
        <w:annotationRef/>
      </w:r>
      <w:r>
        <w:t>Please make this the title for the table that follows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D4C80E" w15:done="0"/>
  <w15:commentEx w15:paraId="049F29CB" w15:done="0"/>
  <w15:commentEx w15:paraId="6ED32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DAB0E1" w16cex:dateUtc="2025-11-03T12:46:00Z"/>
  <w16cex:commentExtensible w16cex:durableId="0ABA069D" w16cex:dateUtc="2025-10-22T12:38:00Z"/>
  <w16cex:commentExtensible w16cex:durableId="37D6717F" w16cex:dateUtc="2025-10-22T1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D4C80E" w16cid:durableId="78DAB0E1"/>
  <w16cid:commentId w16cid:paraId="049F29CB" w16cid:durableId="0ABA069D"/>
  <w16cid:commentId w16cid:paraId="6ED32E6A" w16cid:durableId="37D671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724EF" w14:textId="77777777" w:rsidR="00965AFD" w:rsidRPr="000A144E" w:rsidRDefault="00965AFD">
      <w:pPr>
        <w:spacing w:after="0" w:line="240" w:lineRule="auto"/>
      </w:pPr>
      <w:r w:rsidRPr="000A144E">
        <w:separator/>
      </w:r>
    </w:p>
    <w:p w14:paraId="6530DBBC" w14:textId="77777777" w:rsidR="00965AFD" w:rsidRPr="000A144E" w:rsidRDefault="00965AFD"/>
  </w:endnote>
  <w:endnote w:type="continuationSeparator" w:id="0">
    <w:p w14:paraId="7EDEB839" w14:textId="77777777" w:rsidR="00965AFD" w:rsidRPr="000A144E" w:rsidRDefault="00965AFD">
      <w:pPr>
        <w:spacing w:after="0" w:line="240" w:lineRule="auto"/>
      </w:pPr>
      <w:r w:rsidRPr="000A144E">
        <w:continuationSeparator/>
      </w:r>
    </w:p>
    <w:p w14:paraId="414E5007" w14:textId="77777777" w:rsidR="00965AFD" w:rsidRPr="000A144E" w:rsidRDefault="00965AFD"/>
  </w:endnote>
  <w:endnote w:type="continuationNotice" w:id="1">
    <w:p w14:paraId="46EFDE3D" w14:textId="77777777" w:rsidR="00965AFD" w:rsidRPr="000A144E" w:rsidRDefault="00965A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28991"/>
      <w:docPartObj>
        <w:docPartGallery w:val="Page Numbers (Bottom of Page)"/>
        <w:docPartUnique/>
      </w:docPartObj>
    </w:sdtPr>
    <w:sdtContent>
      <w:p w14:paraId="19618CF2" w14:textId="1C801B5A" w:rsidR="00AE4115" w:rsidRPr="000A144E" w:rsidRDefault="00AE4115">
        <w:pPr>
          <w:pStyle w:val="Footer"/>
          <w:jc w:val="center"/>
        </w:pPr>
        <w:r w:rsidRPr="000A144E">
          <w:fldChar w:fldCharType="begin"/>
        </w:r>
        <w:r w:rsidRPr="000A144E">
          <w:instrText>PAGE   \* MERGEFORMAT</w:instrText>
        </w:r>
        <w:r w:rsidRPr="000A144E">
          <w:fldChar w:fldCharType="separate"/>
        </w:r>
        <w:r w:rsidRPr="000A144E">
          <w:t>2</w:t>
        </w:r>
        <w:r w:rsidRPr="000A144E">
          <w:fldChar w:fldCharType="end"/>
        </w:r>
      </w:p>
    </w:sdtContent>
  </w:sdt>
  <w:p w14:paraId="1023807B" w14:textId="77777777" w:rsidR="009371D6" w:rsidRPr="000A144E" w:rsidRDefault="009371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7339188"/>
      <w:docPartObj>
        <w:docPartGallery w:val="Page Numbers (Bottom of Page)"/>
        <w:docPartUnique/>
      </w:docPartObj>
    </w:sdtPr>
    <w:sdtContent>
      <w:p w14:paraId="69298361" w14:textId="77777777" w:rsidR="00C15112" w:rsidRPr="000A144E" w:rsidRDefault="00B51821">
        <w:pPr>
          <w:pStyle w:val="Footer"/>
          <w:framePr w:wrap="none" w:vAnchor="text" w:hAnchor="margin" w:xAlign="right" w:y="1"/>
          <w:rPr>
            <w:rStyle w:val="PageNumber"/>
          </w:rPr>
        </w:pPr>
        <w:r w:rsidRPr="000A144E">
          <w:rPr>
            <w:rStyle w:val="PageNumber"/>
          </w:rPr>
          <w:fldChar w:fldCharType="begin"/>
        </w:r>
        <w:r w:rsidRPr="000A144E">
          <w:rPr>
            <w:rStyle w:val="PageNumber"/>
          </w:rPr>
          <w:instrText xml:space="preserve"> PAGE </w:instrText>
        </w:r>
        <w:r w:rsidRPr="000A144E">
          <w:rPr>
            <w:rStyle w:val="PageNumber"/>
          </w:rPr>
          <w:fldChar w:fldCharType="separate"/>
        </w:r>
        <w:r w:rsidR="00124FE4" w:rsidRPr="000A144E">
          <w:rPr>
            <w:rStyle w:val="PageNumber"/>
          </w:rPr>
          <w:t>1</w:t>
        </w:r>
        <w:r w:rsidRPr="000A144E">
          <w:rPr>
            <w:rStyle w:val="PageNumber"/>
          </w:rPr>
          <w:fldChar w:fldCharType="end"/>
        </w:r>
      </w:p>
    </w:sdtContent>
  </w:sdt>
  <w:p w14:paraId="78A21619" w14:textId="77777777" w:rsidR="00C15112" w:rsidRPr="000A144E" w:rsidRDefault="00C15112">
    <w:pPr>
      <w:pStyle w:val="Footer"/>
      <w:framePr w:wrap="none" w:vAnchor="text" w:hAnchor="margin" w:xAlign="right" w:y="1"/>
      <w:ind w:right="360"/>
      <w:rPr>
        <w:rStyle w:val="PageNumber"/>
      </w:rPr>
    </w:pPr>
  </w:p>
  <w:p w14:paraId="7D36B291" w14:textId="77777777" w:rsidR="00C15112" w:rsidRPr="000A144E" w:rsidRDefault="00C15112">
    <w:pPr>
      <w:pStyle w:val="Footer"/>
      <w:ind w:right="360"/>
    </w:pPr>
  </w:p>
  <w:p w14:paraId="366D5DB0" w14:textId="77777777" w:rsidR="00C15112" w:rsidRPr="000A144E" w:rsidRDefault="00C1511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488439"/>
      <w:docPartObj>
        <w:docPartGallery w:val="Page Numbers (Bottom of Page)"/>
        <w:docPartUnique/>
      </w:docPartObj>
    </w:sdtPr>
    <w:sdtContent>
      <w:p w14:paraId="23AD08E7" w14:textId="77777777" w:rsidR="00910BE2" w:rsidRPr="000A144E" w:rsidRDefault="00910BE2">
        <w:pPr>
          <w:pStyle w:val="Footer"/>
          <w:jc w:val="center"/>
        </w:pPr>
        <w:r w:rsidRPr="000A144E">
          <w:fldChar w:fldCharType="begin"/>
        </w:r>
        <w:r w:rsidRPr="000A144E">
          <w:instrText>PAGE   \* MERGEFORMAT</w:instrText>
        </w:r>
        <w:r w:rsidRPr="000A144E">
          <w:fldChar w:fldCharType="separate"/>
        </w:r>
        <w:r w:rsidRPr="000A144E">
          <w:t>2</w:t>
        </w:r>
        <w:r w:rsidRPr="000A144E">
          <w:fldChar w:fldCharType="end"/>
        </w:r>
      </w:p>
    </w:sdtContent>
  </w:sdt>
  <w:p w14:paraId="403B526C" w14:textId="77777777" w:rsidR="00C15112" w:rsidRPr="000A144E" w:rsidRDefault="00983DFB">
    <w:pPr>
      <w:rPr>
        <w:color w:val="181C44"/>
        <w:sz w:val="16"/>
        <w:szCs w:val="18"/>
      </w:rPr>
    </w:pPr>
    <w:hyperlink r:id="rId1" w:history="1">
      <w:r w:rsidRPr="000A144E">
        <w:rPr>
          <w:rStyle w:val="Hyperlink"/>
          <w:color w:val="181C44"/>
          <w:sz w:val="16"/>
          <w:szCs w:val="18"/>
          <w:u w:val="none"/>
        </w:rPr>
        <w:t>http://www.dezernatzukunft.org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07460" w14:textId="77777777" w:rsidR="00965AFD" w:rsidRPr="000A144E" w:rsidRDefault="00965AFD">
      <w:pPr>
        <w:spacing w:after="0" w:line="240" w:lineRule="auto"/>
      </w:pPr>
      <w:r w:rsidRPr="000A144E">
        <w:rPr>
          <w:color w:val="EE6174" w:themeColor="accent5"/>
        </w:rPr>
        <w:separator/>
      </w:r>
      <w:r w:rsidRPr="000A144E">
        <w:rPr>
          <w:color w:val="EE6174" w:themeColor="accent5"/>
        </w:rPr>
        <w:separator/>
      </w:r>
      <w:r w:rsidRPr="000A144E">
        <w:rPr>
          <w:color w:val="EE6174" w:themeColor="accent5"/>
        </w:rPr>
        <w:separator/>
      </w:r>
      <w:r w:rsidRPr="000A144E">
        <w:rPr>
          <w:color w:val="EE6174" w:themeColor="accent5"/>
        </w:rPr>
        <w:separator/>
      </w:r>
    </w:p>
  </w:footnote>
  <w:footnote w:type="continuationSeparator" w:id="0">
    <w:p w14:paraId="6E64AF69" w14:textId="77777777" w:rsidR="00965AFD" w:rsidRPr="000A144E" w:rsidRDefault="00965AFD">
      <w:pPr>
        <w:spacing w:after="0" w:line="240" w:lineRule="auto"/>
      </w:pPr>
      <w:r w:rsidRPr="000A144E">
        <w:continuationSeparator/>
      </w:r>
    </w:p>
    <w:p w14:paraId="27AA33DA" w14:textId="77777777" w:rsidR="00965AFD" w:rsidRPr="000A144E" w:rsidRDefault="00965AFD"/>
  </w:footnote>
  <w:footnote w:type="continuationNotice" w:id="1">
    <w:p w14:paraId="1096C0E2" w14:textId="77777777" w:rsidR="00965AFD" w:rsidRPr="000A144E" w:rsidRDefault="00965AFD">
      <w:pPr>
        <w:spacing w:after="0" w:line="240" w:lineRule="auto"/>
      </w:pPr>
    </w:p>
  </w:footnote>
  <w:footnote w:id="2">
    <w:p w14:paraId="34154A04" w14:textId="77777777" w:rsidR="00B605EF" w:rsidRPr="00F10275" w:rsidRDefault="00B605EF" w:rsidP="00B605EF">
      <w:pPr>
        <w:pStyle w:val="FootnoteText"/>
      </w:pPr>
      <w:r w:rsidRPr="00DF2D91">
        <w:rPr>
          <w:rStyle w:val="FootnoteReference"/>
        </w:rPr>
        <w:footnoteRef/>
      </w:r>
      <w:r>
        <w:t xml:space="preserve"> </w:t>
      </w:r>
      <w:r w:rsidRPr="005125E5">
        <w:t xml:space="preserve">Throughout this paper, the terms </w:t>
      </w:r>
      <w:r w:rsidRPr="005125E5">
        <w:rPr>
          <w:i/>
          <w:iCs/>
        </w:rPr>
        <w:t>productive capacities</w:t>
      </w:r>
      <w:r w:rsidRPr="005125E5">
        <w:t xml:space="preserve"> and </w:t>
      </w:r>
      <w:r w:rsidRPr="005125E5">
        <w:rPr>
          <w:i/>
          <w:iCs/>
        </w:rPr>
        <w:t>supply-side capacities</w:t>
      </w:r>
      <w:r w:rsidRPr="005125E5">
        <w:t xml:space="preserve"> refer to the economy’s sustainable rate of capacity utilisation—i.e. the level at which all resources are fully employed without generating upward pressure on inflation.</w:t>
      </w:r>
    </w:p>
  </w:footnote>
  <w:footnote w:id="3">
    <w:p w14:paraId="25B1C170" w14:textId="1C4A6A90" w:rsidR="002B514C" w:rsidRPr="00101B62" w:rsidRDefault="002B514C" w:rsidP="002B514C">
      <w:pPr>
        <w:pStyle w:val="FootnoteText"/>
      </w:pPr>
      <w:r w:rsidRPr="00DF2D91">
        <w:rPr>
          <w:rStyle w:val="FootnoteReference"/>
        </w:rPr>
        <w:footnoteRef/>
      </w:r>
      <w:r>
        <w:t xml:space="preserve"> With growth-enhancing </w:t>
      </w:r>
      <w:r w:rsidR="00885886">
        <w:t>policies</w:t>
      </w:r>
      <w:r>
        <w:t xml:space="preserve">, we refer to structural reforms </w:t>
      </w:r>
      <w:r w:rsidR="00C02FA1">
        <w:t xml:space="preserve">and productive spending </w:t>
      </w:r>
      <w:r>
        <w:t xml:space="preserve">that affect the sustainable productive capacities of an economy, i.e., potential output. While potential output approximates the sustainable level of supply, actual GDP shows how much is actually produced or demanded in an economy </w:t>
      </w:r>
      <w:r>
        <w:fldChar w:fldCharType="begin"/>
      </w:r>
      <w:r w:rsidR="008C7004">
        <w:instrText xml:space="preserve"> ADDIN ZOTERO_ITEM CSL_CITATION {"citationID":"9ZmH3K23","properties":{"formattedCitation":"(Office for Budget Responsibility 2022)","plainCitation":"(Office for Budget Responsibility 2022)","noteIndex":2},"citationItems":[{"id":19809,"uris":["http://zotero.org/groups/4867909/items/YMNPNYYH"],"itemData":{"id":19809,"type":"report","title":"Forecasting potential output – the supply side of the economy","author":[{"literal":"Office for Budget Responsibility"}],"issued":{"date-parts":[["2022"]]}}}],"schema":"https://github.com/citation-style-language/schema/raw/master/csl-citation.json"} </w:instrText>
      </w:r>
      <w:r>
        <w:fldChar w:fldCharType="separate"/>
      </w:r>
      <w:r w:rsidRPr="00307E4E">
        <w:rPr>
          <w:rFonts w:cs="Open Sans"/>
        </w:rPr>
        <w:t>(Office for Budget Responsibility 2022)</w:t>
      </w:r>
      <w:r>
        <w:fldChar w:fldCharType="end"/>
      </w:r>
      <w:r>
        <w:t>. As GDP equals the sum of potential output and the output gap (which is the cyclical component of GDP), and potential output is exogenously fixed in the DSA, policies can only affect the cyclical part of GDP but not structural potential output.</w:t>
      </w:r>
    </w:p>
  </w:footnote>
  <w:footnote w:id="4">
    <w:p w14:paraId="070EFDB5" w14:textId="425D3CE2" w:rsidR="008B4E59" w:rsidRPr="000A144E" w:rsidRDefault="008B4E59">
      <w:pPr>
        <w:pStyle w:val="FootnoteText"/>
      </w:pPr>
      <w:r w:rsidRPr="00DF2D91">
        <w:rPr>
          <w:rStyle w:val="FootnoteReference"/>
        </w:rPr>
        <w:footnoteRef/>
      </w:r>
      <w:r w:rsidRPr="000A144E">
        <w:rPr>
          <w:color w:val="auto"/>
        </w:rPr>
        <w:t xml:space="preserve"> </w:t>
      </w:r>
      <w:r w:rsidR="009358DD" w:rsidRPr="00230B83">
        <w:t xml:space="preserve">The forecasts of the trend components are anchored based on EUCAM assumptions. NAWRU forecasts follow the same </w:t>
      </w:r>
      <w:r w:rsidR="00CD3C32" w:rsidRPr="00230B83">
        <w:t xml:space="preserve">calculations </w:t>
      </w:r>
      <w:r w:rsidR="00D7168E" w:rsidRPr="00230B83">
        <w:t xml:space="preserve">applied by </w:t>
      </w:r>
      <w:r w:rsidR="00CD3C32" w:rsidRPr="00230B83">
        <w:t>EUCAM.</w:t>
      </w:r>
      <w:r w:rsidR="0037582C">
        <w:rPr>
          <w:color w:val="auto"/>
        </w:rPr>
        <w:t xml:space="preserve"> </w:t>
      </w:r>
    </w:p>
  </w:footnote>
  <w:footnote w:id="5">
    <w:p w14:paraId="24E78AB3" w14:textId="55AF0CBA" w:rsidR="00A17A87" w:rsidRPr="000A144E" w:rsidRDefault="00A17A87">
      <w:pPr>
        <w:pStyle w:val="FootnoteText"/>
      </w:pPr>
      <w:r w:rsidRPr="00DF2D91">
        <w:rPr>
          <w:rStyle w:val="FootnoteReference"/>
        </w:rPr>
        <w:footnoteRef/>
      </w:r>
      <w:r w:rsidRPr="000A144E">
        <w:t xml:space="preserve"> </w:t>
      </w:r>
      <w:r w:rsidR="00FD28DC" w:rsidRPr="000A144E">
        <w:t xml:space="preserve">Since the following analyses </w:t>
      </w:r>
      <w:r w:rsidR="00FD28DC" w:rsidRPr="00FD28DC">
        <w:t>are exemplary, we continue</w:t>
      </w:r>
      <w:r w:rsidR="00FD28DC" w:rsidRPr="000A144E">
        <w:t xml:space="preserve"> with </w:t>
      </w:r>
      <w:r w:rsidR="00FD28DC">
        <w:t>the</w:t>
      </w:r>
      <w:r w:rsidR="00FD28DC" w:rsidRPr="000A144E">
        <w:t xml:space="preserve"> simplified version of the model</w:t>
      </w:r>
      <w:r w:rsidR="00FD28DC">
        <w:rPr>
          <w:rStyle w:val="CommentReference"/>
        </w:rPr>
        <w:annotationRef/>
      </w:r>
      <w:r w:rsidR="001D21E9">
        <w:t xml:space="preserve"> whereby </w:t>
      </w:r>
      <w:r w:rsidR="001D21E9" w:rsidRPr="000A144E">
        <w:t xml:space="preserve">each component (TFP, participation rate, </w:t>
      </w:r>
      <w:r w:rsidR="001D21E9">
        <w:t xml:space="preserve">etc.) </w:t>
      </w:r>
      <w:r w:rsidR="001D21E9" w:rsidRPr="000A144E">
        <w:t>is estimated and forecasted</w:t>
      </w:r>
      <w:r w:rsidR="001D21E9" w:rsidRPr="00C63B22">
        <w:rPr>
          <w:color w:val="EE6174" w:themeColor="accent5"/>
        </w:rPr>
        <w:t xml:space="preserve"> </w:t>
      </w:r>
      <w:r w:rsidR="001D21E9" w:rsidRPr="000A144E">
        <w:t>separately, before potential output is calculated based on these estimates</w:t>
      </w:r>
      <w:r w:rsidR="00FD28DC" w:rsidRPr="000A144E">
        <w:t xml:space="preserve">. </w:t>
      </w:r>
      <w:r w:rsidRPr="000A144E">
        <w:t xml:space="preserve">If data availability allows, future versions of the </w:t>
      </w:r>
      <w:r w:rsidR="00991CFA">
        <w:t xml:space="preserve">PREM </w:t>
      </w:r>
      <w:r w:rsidRPr="000A144E">
        <w:t>model should form a single multivariate unobserved</w:t>
      </w:r>
      <w:r w:rsidRPr="000A144E">
        <w:noBreakHyphen/>
        <w:t>components model with exogenous fiscal</w:t>
      </w:r>
      <w:r w:rsidRPr="000A144E">
        <w:noBreakHyphen/>
        <w:t>policy variables explicitly entering both trend and cycle equations</w:t>
      </w:r>
      <w:r w:rsidR="006A3E3D">
        <w:t xml:space="preserve">. </w:t>
      </w:r>
      <w:r w:rsidRPr="000A144E">
        <w:t xml:space="preserve">Future research should also systematically estimate the dynamics between structural policy changes and medium- to long-term growth to inform the </w:t>
      </w:r>
      <w:r w:rsidRPr="000A144E">
        <w:rPr>
          <w:color w:val="auto"/>
        </w:rPr>
        <w:t>policy transition channels i</w:t>
      </w:r>
      <w:r w:rsidRPr="000A144E">
        <w:t>n such a model.</w:t>
      </w:r>
      <w:r w:rsidRPr="000A144E">
        <w:rPr>
          <w:rStyle w:val="CommentReference"/>
          <w:sz w:val="20"/>
          <w:szCs w:val="22"/>
        </w:rPr>
        <w:annotationRef/>
      </w:r>
      <w:r w:rsidRPr="000A144E">
        <w:rPr>
          <w:rStyle w:val="CommentReference"/>
        </w:rPr>
        <w:annotationRef/>
      </w:r>
    </w:p>
  </w:footnote>
  <w:footnote w:id="6">
    <w:p w14:paraId="2A9F9F8F" w14:textId="0359C13D" w:rsidR="00BC12A5" w:rsidRPr="00E749FE" w:rsidRDefault="00544A9F" w:rsidP="00544A9F">
      <w:pPr>
        <w:pStyle w:val="FootnoteText"/>
        <w:rPr>
          <w:color w:val="EE0000"/>
          <w:rPrChange w:id="12" w:author="Saskia Gottschalk" w:date="2025-11-03T14:33:00Z" w16du:dateUtc="2025-11-03T13:33:00Z">
            <w:rPr/>
          </w:rPrChange>
        </w:rPr>
      </w:pPr>
      <w:r w:rsidRPr="00DF2D91">
        <w:rPr>
          <w:rStyle w:val="FootnoteReference"/>
        </w:rPr>
        <w:footnoteRef/>
      </w:r>
      <w:r w:rsidRPr="000A144E">
        <w:t xml:space="preserve"> </w:t>
      </w:r>
      <w:r w:rsidRPr="001F28CC">
        <w:rPr>
          <w:highlight w:val="yellow"/>
          <w:rPrChange w:id="13" w:author="Sven von Wangenheim" w:date="2025-11-03T14:18:00Z" w16du:dateUtc="2025-11-03T13:18:00Z">
            <w:rPr/>
          </w:rPrChange>
        </w:rPr>
        <w:t xml:space="preserve">To calculate the optimal SPB adjustments under the relevant macroeconomic assumptions, we use </w:t>
      </w:r>
      <w:r w:rsidR="003959FE" w:rsidRPr="001F28CC">
        <w:rPr>
          <w:highlight w:val="yellow"/>
          <w:rPrChange w:id="14" w:author="Sven von Wangenheim" w:date="2025-11-03T14:18:00Z" w16du:dateUtc="2025-11-03T13:18:00Z">
            <w:rPr/>
          </w:rPrChange>
        </w:rPr>
        <w:fldChar w:fldCharType="begin"/>
      </w:r>
      <w:r w:rsidR="008C7004" w:rsidRPr="001F28CC">
        <w:rPr>
          <w:highlight w:val="yellow"/>
          <w:rPrChange w:id="15" w:author="Sven von Wangenheim" w:date="2025-11-03T14:18:00Z" w16du:dateUtc="2025-11-03T13:18:00Z">
            <w:rPr/>
          </w:rPrChange>
        </w:rPr>
        <w:instrText xml:space="preserve"> ADDIN ZOTERO_ITEM CSL_CITATION {"citationID":"3qObHlbZ","properties":{"formattedCitation":"(Darvas et al. 2024)","plainCitation":"(Darvas et al. 2024)","dontUpdate":true,"noteIndex":5},"citationItems":[{"id":34,"uris":["http://zotero.org/groups/4867909/items/RXUPVJ3R"],"itemData":{"id":34,"type":"webpage","container-title":"Bruegel","title":"The implications of the European Union’s new fiscal rules","URL":"https://www.bruegel.org/policy-brief/implications-european-unions-new-fiscal-rules","author":[{"family":"Darvas","given":"Zsolt"},{"family":"Welslau","given":"Lennard"},{"family":"Zettelmeyer","given":"Jeromin"}],"accessed":{"date-parts":[["2025",1,16]]},"issued":{"date-parts":[["2024"]]}}}],"schema":"https://github.com/citation-style-language/schema/raw/master/csl-citation.json"} </w:instrText>
      </w:r>
      <w:r w:rsidR="003959FE" w:rsidRPr="001F28CC">
        <w:rPr>
          <w:highlight w:val="yellow"/>
          <w:rPrChange w:id="16" w:author="Sven von Wangenheim" w:date="2025-11-03T14:18:00Z" w16du:dateUtc="2025-11-03T13:18:00Z">
            <w:rPr/>
          </w:rPrChange>
        </w:rPr>
        <w:fldChar w:fldCharType="separate"/>
      </w:r>
      <w:r w:rsidR="003959FE" w:rsidRPr="001F28CC">
        <w:rPr>
          <w:rFonts w:cs="Open Sans"/>
          <w:highlight w:val="yellow"/>
          <w:rPrChange w:id="17" w:author="Sven von Wangenheim" w:date="2025-11-03T14:18:00Z" w16du:dateUtc="2025-11-03T13:18:00Z">
            <w:rPr>
              <w:rFonts w:cs="Open Sans"/>
            </w:rPr>
          </w:rPrChange>
        </w:rPr>
        <w:t>Darvas et al. (2024)</w:t>
      </w:r>
      <w:r w:rsidR="003959FE" w:rsidRPr="001F28CC">
        <w:rPr>
          <w:highlight w:val="yellow"/>
          <w:rPrChange w:id="18" w:author="Sven von Wangenheim" w:date="2025-11-03T14:18:00Z" w16du:dateUtc="2025-11-03T13:18:00Z">
            <w:rPr/>
          </w:rPrChange>
        </w:rPr>
        <w:fldChar w:fldCharType="end"/>
      </w:r>
      <w:r w:rsidRPr="001F28CC">
        <w:rPr>
          <w:highlight w:val="yellow"/>
          <w:rPrChange w:id="19" w:author="Sven von Wangenheim" w:date="2025-11-03T14:18:00Z" w16du:dateUtc="2025-11-03T13:18:00Z">
            <w:rPr/>
          </w:rPrChange>
        </w:rPr>
        <w:t xml:space="preserve"> replication of the DSA </w:t>
      </w:r>
      <w:r w:rsidR="00096D70" w:rsidRPr="001F28CC">
        <w:rPr>
          <w:highlight w:val="yellow"/>
          <w:rPrChange w:id="20" w:author="Sven von Wangenheim" w:date="2025-11-03T14:18:00Z" w16du:dateUtc="2025-11-03T13:18:00Z">
            <w:rPr/>
          </w:rPrChange>
        </w:rPr>
        <w:fldChar w:fldCharType="begin"/>
      </w:r>
      <w:r w:rsidR="008C7004" w:rsidRPr="001F28CC">
        <w:rPr>
          <w:highlight w:val="yellow"/>
          <w:rPrChange w:id="21" w:author="Sven von Wangenheim" w:date="2025-11-03T14:18:00Z" w16du:dateUtc="2025-11-03T13:18:00Z">
            <w:rPr/>
          </w:rPrChange>
        </w:rPr>
        <w:instrText xml:space="preserve"> ADDIN ZOTERO_ITEM CSL_CITATION {"citationID":"MslKARhG","properties":{"formattedCitation":"(Darvas et al. 2024; Welslau 2025)","plainCitation":"(Darvas et al. 2024; Welslau 2025)","noteIndex":5},"citationItems":[{"id":34,"uris":["http://zotero.org/groups/4867909/items/RXUPVJ3R"],"itemData":{"id":34,"type":"webpage","container-title":"Bruegel","title":"The implications of the European Union’s new fiscal rules","URL":"https://www.bruegel.org/policy-brief/implications-european-unions-new-fiscal-rules","author":[{"family":"Darvas","given":"Zsolt"},{"family":"Welslau","given":"Lennard"},{"family":"Zettelmeyer","given":"Jeromin"}],"accessed":{"date-parts":[["2025",1,16]]},"issued":{"date-parts":[["2024"]]}}},{"id":19281,"uris":["http://zotero.org/groups/4867909/items/F6UP2L9C"],"itemData":{"id":19281,"type":"software","abstract":"Python replication of the European Commission's Debt Sustainability Analysis","genre":"Jupyter Notebook","license":"MIT","note":"original-date: 2023-09-04T09:11:21Z","source":"GitHub","title":"Github DSA","title-short":"lennardwelslau/eu-debt-sustainability-analysis","URL":"https://github.com/lennardwelslau/eu-debt-sustainability-analysis","author":[{"family":"Welslau","given":"Lennard"}],"accessed":{"date-parts":[["2025",9,29]]},"issued":{"date-parts":[["2025",9,4]]}}}],"schema":"https://github.com/citation-style-language/schema/raw/master/csl-citation.json"} </w:instrText>
      </w:r>
      <w:r w:rsidR="00096D70" w:rsidRPr="001F28CC">
        <w:rPr>
          <w:highlight w:val="yellow"/>
          <w:rPrChange w:id="22" w:author="Sven von Wangenheim" w:date="2025-11-03T14:18:00Z" w16du:dateUtc="2025-11-03T13:18:00Z">
            <w:rPr/>
          </w:rPrChange>
        </w:rPr>
        <w:fldChar w:fldCharType="separate"/>
      </w:r>
      <w:r w:rsidR="00200354" w:rsidRPr="001F28CC">
        <w:rPr>
          <w:rFonts w:cs="Open Sans"/>
          <w:highlight w:val="yellow"/>
          <w:rPrChange w:id="23" w:author="Sven von Wangenheim" w:date="2025-11-03T14:18:00Z" w16du:dateUtc="2025-11-03T13:18:00Z">
            <w:rPr>
              <w:rFonts w:cs="Open Sans"/>
            </w:rPr>
          </w:rPrChange>
        </w:rPr>
        <w:t>(Darvas et al. 2024; Welslau 2025)</w:t>
      </w:r>
      <w:r w:rsidR="00096D70" w:rsidRPr="001F28CC">
        <w:rPr>
          <w:highlight w:val="yellow"/>
          <w:rPrChange w:id="24" w:author="Sven von Wangenheim" w:date="2025-11-03T14:18:00Z" w16du:dateUtc="2025-11-03T13:18:00Z">
            <w:rPr/>
          </w:rPrChange>
        </w:rPr>
        <w:fldChar w:fldCharType="end"/>
      </w:r>
      <w:r w:rsidR="00096D70" w:rsidRPr="001F28CC">
        <w:rPr>
          <w:highlight w:val="yellow"/>
          <w:rPrChange w:id="25" w:author="Sven von Wangenheim" w:date="2025-11-03T14:18:00Z" w16du:dateUtc="2025-11-03T13:18:00Z">
            <w:rPr/>
          </w:rPrChange>
        </w:rPr>
        <w:t>.</w:t>
      </w:r>
      <w:r w:rsidRPr="001F28CC">
        <w:rPr>
          <w:highlight w:val="yellow"/>
          <w:rPrChange w:id="26" w:author="Sven von Wangenheim" w:date="2025-11-03T14:18:00Z" w16du:dateUtc="2025-11-03T13:18:00Z">
            <w:rPr/>
          </w:rPrChange>
        </w:rPr>
        <w:t xml:space="preserve"> </w:t>
      </w:r>
      <w:r w:rsidR="00341364" w:rsidRPr="001F28CC">
        <w:rPr>
          <w:highlight w:val="yellow"/>
          <w:rPrChange w:id="27" w:author="Sven von Wangenheim" w:date="2025-11-03T14:18:00Z" w16du:dateUtc="2025-11-03T13:18:00Z">
            <w:rPr/>
          </w:rPrChange>
        </w:rPr>
        <w:t xml:space="preserve">We assume the same baseline values </w:t>
      </w:r>
      <w:ins w:id="28" w:author="Sven von Wangenheim" w:date="2025-11-03T13:56:00Z" w16du:dateUtc="2025-11-03T12:56:00Z">
        <w:r w:rsidR="00C268CD" w:rsidRPr="001F28CC">
          <w:rPr>
            <w:highlight w:val="yellow"/>
            <w:rPrChange w:id="29" w:author="Sven von Wangenheim" w:date="2025-11-03T14:18:00Z" w16du:dateUtc="2025-11-03T13:18:00Z">
              <w:rPr/>
            </w:rPrChange>
          </w:rPr>
          <w:t xml:space="preserve">(“no-fiscal-policy-change” scenario) </w:t>
        </w:r>
      </w:ins>
      <w:r w:rsidR="00341364" w:rsidRPr="001F28CC">
        <w:rPr>
          <w:highlight w:val="yellow"/>
          <w:rPrChange w:id="30" w:author="Sven von Wangenheim" w:date="2025-11-03T14:18:00Z" w16du:dateUtc="2025-11-03T13:18:00Z">
            <w:rPr/>
          </w:rPrChange>
        </w:rPr>
        <w:t>for actual growth, potential growth, and inflation as stated in the respective medium-term plans</w:t>
      </w:r>
      <w:ins w:id="31" w:author="Sven von Wangenheim" w:date="2025-11-03T14:04:00Z" w16du:dateUtc="2025-11-03T13:04:00Z">
        <w:r w:rsidR="00CE4279" w:rsidRPr="001F28CC">
          <w:rPr>
            <w:highlight w:val="yellow"/>
          </w:rPr>
          <w:t xml:space="preserve"> (for Italy, we rely on </w:t>
        </w:r>
      </w:ins>
      <w:ins w:id="32" w:author="Sven von Wangenheim" w:date="2025-11-03T14:06:00Z" w16du:dateUtc="2025-11-03T13:06:00Z">
        <w:r w:rsidR="00375E83" w:rsidRPr="001F28CC">
          <w:rPr>
            <w:highlight w:val="yellow"/>
          </w:rPr>
          <w:t>information</w:t>
        </w:r>
      </w:ins>
      <w:ins w:id="33" w:author="Sven von Wangenheim" w:date="2025-11-03T14:04:00Z" w16du:dateUtc="2025-11-03T13:04:00Z">
        <w:r w:rsidR="00CE4279" w:rsidRPr="001F28CC">
          <w:rPr>
            <w:highlight w:val="yellow"/>
          </w:rPr>
          <w:t xml:space="preserve"> stated in the </w:t>
        </w:r>
      </w:ins>
      <w:ins w:id="34" w:author="Sven von Wangenheim" w:date="2025-11-03T14:05:00Z" w16du:dateUtc="2025-11-03T13:05:00Z">
        <w:r w:rsidR="00D52ECC" w:rsidRPr="001F28CC">
          <w:rPr>
            <w:highlight w:val="yellow"/>
          </w:rPr>
          <w:t>Excel</w:t>
        </w:r>
        <w:r w:rsidR="00504D9E" w:rsidRPr="001F28CC">
          <w:rPr>
            <w:highlight w:val="yellow"/>
          </w:rPr>
          <w:t>-</w:t>
        </w:r>
      </w:ins>
      <w:ins w:id="35" w:author="Sven von Wangenheim" w:date="2025-11-03T14:07:00Z" w16du:dateUtc="2025-11-03T13:07:00Z">
        <w:r w:rsidR="00B45C6E" w:rsidRPr="001F28CC">
          <w:rPr>
            <w:highlight w:val="yellow"/>
          </w:rPr>
          <w:t>based “</w:t>
        </w:r>
      </w:ins>
      <w:ins w:id="36" w:author="Sven von Wangenheim" w:date="2025-11-03T14:07:00Z">
        <w:r w:rsidR="00B45C6E" w:rsidRPr="001F28CC">
          <w:rPr>
            <w:highlight w:val="yellow"/>
          </w:rPr>
          <w:t>prior guidance calculation sheet</w:t>
        </w:r>
      </w:ins>
      <w:ins w:id="37" w:author="Sven von Wangenheim" w:date="2025-11-03T14:07:00Z" w16du:dateUtc="2025-11-03T13:07:00Z">
        <w:r w:rsidR="00B45C6E" w:rsidRPr="001F28CC">
          <w:rPr>
            <w:highlight w:val="yellow"/>
          </w:rPr>
          <w:t>”</w:t>
        </w:r>
      </w:ins>
      <w:ins w:id="38" w:author="Sven von Wangenheim" w:date="2025-11-03T14:05:00Z" w16du:dateUtc="2025-11-03T13:05:00Z">
        <w:r w:rsidR="00504D9E" w:rsidRPr="001F28CC">
          <w:rPr>
            <w:highlight w:val="yellow"/>
          </w:rPr>
          <w:t xml:space="preserve"> published by the EU Commission</w:t>
        </w:r>
      </w:ins>
      <w:ins w:id="39" w:author="Sven von Wangenheim" w:date="2025-11-03T14:06:00Z" w16du:dateUtc="2025-11-03T13:06:00Z">
        <w:r w:rsidR="00383E4C" w:rsidRPr="001F28CC">
          <w:rPr>
            <w:highlight w:val="yellow"/>
          </w:rPr>
          <w:t>)</w:t>
        </w:r>
      </w:ins>
      <w:r w:rsidR="00341364" w:rsidRPr="001F28CC">
        <w:rPr>
          <w:highlight w:val="yellow"/>
          <w:rPrChange w:id="40" w:author="Sven von Wangenheim" w:date="2025-11-03T14:18:00Z" w16du:dateUtc="2025-11-03T13:18:00Z">
            <w:rPr/>
          </w:rPrChange>
        </w:rPr>
        <w:t>.</w:t>
      </w:r>
      <w:r w:rsidRPr="001F28CC">
        <w:rPr>
          <w:highlight w:val="yellow"/>
          <w:rPrChange w:id="41" w:author="Sven von Wangenheim" w:date="2025-11-03T14:18:00Z" w16du:dateUtc="2025-11-03T13:18:00Z">
            <w:rPr/>
          </w:rPrChange>
        </w:rPr>
        <w:t xml:space="preserve"> We then use the DSA replication to calculate the optimal, linear SPB adjustment path necessary to meet DSA criteria for each country.</w:t>
      </w:r>
      <w:r w:rsidR="00922435" w:rsidRPr="001F28CC">
        <w:rPr>
          <w:highlight w:val="yellow"/>
          <w:rPrChange w:id="42" w:author="Sven von Wangenheim" w:date="2025-11-03T14:18:00Z" w16du:dateUtc="2025-11-03T13:18:00Z">
            <w:rPr/>
          </w:rPrChange>
        </w:rPr>
        <w:t xml:space="preserve"> </w:t>
      </w:r>
      <w:del w:id="43" w:author="Sven von Wangenheim" w:date="2025-11-03T16:08:00Z" w16du:dateUtc="2025-11-03T15:08:00Z">
        <w:r w:rsidR="00922435" w:rsidRPr="001F28CC" w:rsidDel="00AA3826">
          <w:rPr>
            <w:highlight w:val="yellow"/>
            <w:rPrChange w:id="44" w:author="Sven von Wangenheim" w:date="2025-11-03T14:18:00Z" w16du:dateUtc="2025-11-03T13:18:00Z">
              <w:rPr/>
            </w:rPrChange>
          </w:rPr>
          <w:delText xml:space="preserve">Please note that </w:delText>
        </w:r>
      </w:del>
      <w:del w:id="45" w:author="Sven von Wangenheim" w:date="2025-11-03T13:57:00Z" w16du:dateUtc="2025-11-03T12:57:00Z">
        <w:r w:rsidR="00922435" w:rsidRPr="001F28CC" w:rsidDel="00E4208F">
          <w:rPr>
            <w:highlight w:val="yellow"/>
            <w:rPrChange w:id="46" w:author="Sven von Wangenheim" w:date="2025-11-03T14:18:00Z" w16du:dateUtc="2025-11-03T13:18:00Z">
              <w:rPr/>
            </w:rPrChange>
          </w:rPr>
          <w:delText xml:space="preserve">while we use the Python-based DSA replication </w:delText>
        </w:r>
        <w:r w:rsidR="00922435" w:rsidRPr="001F28CC" w:rsidDel="00E4208F">
          <w:rPr>
            <w:highlight w:val="yellow"/>
            <w:rPrChange w:id="47" w:author="Sven von Wangenheim" w:date="2025-11-03T14:18:00Z" w16du:dateUtc="2025-11-03T13:18:00Z">
              <w:rPr/>
            </w:rPrChange>
          </w:rPr>
          <w:fldChar w:fldCharType="begin"/>
        </w:r>
        <w:r w:rsidR="00571F37" w:rsidRPr="001F28CC" w:rsidDel="00E4208F">
          <w:rPr>
            <w:highlight w:val="yellow"/>
            <w:rPrChange w:id="48" w:author="Sven von Wangenheim" w:date="2025-11-03T14:18:00Z" w16du:dateUtc="2025-11-03T13:18:00Z">
              <w:rPr/>
            </w:rPrChange>
          </w:rPr>
          <w:delInstrText xml:space="preserve"> ADDIN ZOTERO_ITEM CSL_CITATION {"citationID":"cvPA0eas","properties":{"formattedCitation":"(Darvas et al. 2024; Welslau 2025)","plainCitation":"(Darvas et al. 2024; Welslau 2025)","noteIndex":5},"citationItems":[{"id":34,"uris":["http://zotero.org/groups/4867909/items/RXUPVJ3R"],"itemData":{"id":34,"type":"webpage","container-title":"Bruegel","title":"The implications of the European Union’s new fiscal rules","URL":"https://www.bruegel.org/policy-brief/implications-european-unions-new-fiscal-rules","author":[{"family":"Darvas","given":"Zsolt"},{"family":"Welslau","given":"Lennard"},{"family":"Zettelmeyer","given":"Jeromin"}],"accessed":{"date-parts":[["2025",1,16]]},"issued":{"date-parts":[["2024"]]}}},{"id":19281,"uris":["http://zotero.org/groups/4867909/items/F6UP2L9C"],"itemData":{"id":19281,"type":"software","abstract":"Python replication of the European Commission's Debt Sustainability Analysis","genre":"Jupyter Notebook","license":"MIT","note":"original-date: 2023-09-04T09:11:21Z","source":"GitHub","title":"Github DSA","title-short":"lennardwelslau/eu-debt-sustainability-analysis","URL":"https://github.com/lennardwelslau/eu-debt-sustainability-analysis","author":[{"family":"Welslau","given":"Lennard"}],"accessed":{"date-parts":[["2025",9,29]]},"issued":{"date-parts":[["2025",9,4]]}}}],"schema":"https://github.com/citation-style-language/schema/raw/master/csl-citation.json"} </w:delInstrText>
        </w:r>
        <w:r w:rsidR="00922435" w:rsidRPr="001F28CC" w:rsidDel="00E4208F">
          <w:rPr>
            <w:highlight w:val="yellow"/>
            <w:rPrChange w:id="49" w:author="Sven von Wangenheim" w:date="2025-11-03T14:18:00Z" w16du:dateUtc="2025-11-03T13:18:00Z">
              <w:rPr/>
            </w:rPrChange>
          </w:rPr>
          <w:fldChar w:fldCharType="separate"/>
        </w:r>
        <w:r w:rsidR="00922435" w:rsidRPr="001F28CC" w:rsidDel="00E4208F">
          <w:rPr>
            <w:rFonts w:cs="Open Sans"/>
            <w:highlight w:val="yellow"/>
            <w:rPrChange w:id="50" w:author="Sven von Wangenheim" w:date="2025-11-03T14:18:00Z" w16du:dateUtc="2025-11-03T13:18:00Z">
              <w:rPr>
                <w:rFonts w:cs="Open Sans"/>
              </w:rPr>
            </w:rPrChange>
          </w:rPr>
          <w:delText>(Darvas et al. 2024; Welslau 2025)</w:delText>
        </w:r>
        <w:r w:rsidR="00922435" w:rsidRPr="001F28CC" w:rsidDel="00E4208F">
          <w:rPr>
            <w:highlight w:val="yellow"/>
            <w:rPrChange w:id="51" w:author="Sven von Wangenheim" w:date="2025-11-03T14:18:00Z" w16du:dateUtc="2025-11-03T13:18:00Z">
              <w:rPr/>
            </w:rPrChange>
          </w:rPr>
          <w:fldChar w:fldCharType="end"/>
        </w:r>
        <w:r w:rsidR="00922435" w:rsidRPr="001F28CC" w:rsidDel="00E4208F">
          <w:rPr>
            <w:highlight w:val="yellow"/>
            <w:rPrChange w:id="52" w:author="Sven von Wangenheim" w:date="2025-11-03T14:18:00Z" w16du:dateUtc="2025-11-03T13:18:00Z">
              <w:rPr/>
            </w:rPrChange>
          </w:rPr>
          <w:delText xml:space="preserve"> for all other countries, we rely on the commission’s Excel-based model </w:delText>
        </w:r>
        <w:r w:rsidR="00922435" w:rsidRPr="001F28CC" w:rsidDel="00E4208F">
          <w:rPr>
            <w:highlight w:val="yellow"/>
            <w:rPrChange w:id="53" w:author="Sven von Wangenheim" w:date="2025-11-03T14:18:00Z" w16du:dateUtc="2025-11-03T13:18:00Z">
              <w:rPr/>
            </w:rPrChange>
          </w:rPr>
          <w:fldChar w:fldCharType="begin"/>
        </w:r>
        <w:r w:rsidR="00571F37" w:rsidRPr="001F28CC" w:rsidDel="00E4208F">
          <w:rPr>
            <w:highlight w:val="yellow"/>
            <w:rPrChange w:id="54" w:author="Sven von Wangenheim" w:date="2025-11-03T14:18:00Z" w16du:dateUtc="2025-11-03T13:18:00Z">
              <w:rPr/>
            </w:rPrChange>
          </w:rPr>
          <w:delInstrText xml:space="preserve"> ADDIN ZOTERO_ITEM CSL_CITATION {"citationID":"eudsNTC5","properties":{"formattedCitation":"(European Commission 2025b)","plainCitation":"(European Commission 2025b)","noteIndex":5},"citationItems":[{"id":19537,"uris":["http://zotero.org/groups/4867909/items/XXW3HXGM"],"itemData":{"id":19537,"type":"webpage","abstract":"National medium-term fiscal-structural plans (MTPs) bring together the fiscal policy, structural reforms and investments of a Member State.","language":"en","title":"National medium-term fiscal-structural plans","URL":"https://economy-finance.ec.europa.eu/economic-and-fiscal-governance/stability-and-growth-pact/preventive-arm/national-medium-term-fiscal-structural-plans_en","author":[{"literal":"European Commission"}],"accessed":{"date-parts":[["2025",10,13]]},"issued":{"date-parts":[["2025"]]}}}],"schema":"https://github.com/citation-style-language/schema/raw/master/csl-citation.json"} </w:delInstrText>
        </w:r>
        <w:r w:rsidR="00922435" w:rsidRPr="001F28CC" w:rsidDel="00E4208F">
          <w:rPr>
            <w:highlight w:val="yellow"/>
            <w:rPrChange w:id="55" w:author="Sven von Wangenheim" w:date="2025-11-03T14:18:00Z" w16du:dateUtc="2025-11-03T13:18:00Z">
              <w:rPr/>
            </w:rPrChange>
          </w:rPr>
          <w:fldChar w:fldCharType="separate"/>
        </w:r>
        <w:r w:rsidR="00922435" w:rsidRPr="001F28CC" w:rsidDel="00E4208F">
          <w:rPr>
            <w:rFonts w:cs="Open Sans"/>
            <w:highlight w:val="yellow"/>
            <w:rPrChange w:id="56" w:author="Sven von Wangenheim" w:date="2025-11-03T14:18:00Z" w16du:dateUtc="2025-11-03T13:18:00Z">
              <w:rPr>
                <w:rFonts w:cs="Open Sans"/>
              </w:rPr>
            </w:rPrChange>
          </w:rPr>
          <w:delText>(European Commission 2025b)</w:delText>
        </w:r>
        <w:r w:rsidR="00922435" w:rsidRPr="001F28CC" w:rsidDel="00E4208F">
          <w:rPr>
            <w:highlight w:val="yellow"/>
            <w:rPrChange w:id="57" w:author="Sven von Wangenheim" w:date="2025-11-03T14:18:00Z" w16du:dateUtc="2025-11-03T13:18:00Z">
              <w:rPr/>
            </w:rPrChange>
          </w:rPr>
          <w:fldChar w:fldCharType="end"/>
        </w:r>
        <w:r w:rsidR="00922435" w:rsidRPr="001F28CC" w:rsidDel="00E4208F">
          <w:rPr>
            <w:highlight w:val="yellow"/>
            <w:rPrChange w:id="58" w:author="Sven von Wangenheim" w:date="2025-11-03T14:18:00Z" w16du:dateUtc="2025-11-03T13:18:00Z">
              <w:rPr/>
            </w:rPrChange>
          </w:rPr>
          <w:delText> for Germany to better replicate the non-linear adjustment path assumed in the German medium-term plan.</w:delText>
        </w:r>
      </w:del>
      <w:ins w:id="59" w:author="Sven von Wangenheim" w:date="2025-11-03T16:08:00Z" w16du:dateUtc="2025-11-03T15:08:00Z">
        <w:r w:rsidR="00AA3826">
          <w:rPr>
            <w:highlight w:val="yellow"/>
          </w:rPr>
          <w:t>F</w:t>
        </w:r>
      </w:ins>
      <w:ins w:id="60" w:author="Sven von Wangenheim" w:date="2025-11-03T13:57:00Z" w16du:dateUtc="2025-11-03T12:57:00Z">
        <w:r w:rsidR="00E4208F" w:rsidRPr="001F28CC">
          <w:rPr>
            <w:highlight w:val="yellow"/>
            <w:rPrChange w:id="61" w:author="Sven von Wangenheim" w:date="2025-11-03T14:18:00Z" w16du:dateUtc="2025-11-03T13:18:00Z">
              <w:rPr/>
            </w:rPrChange>
          </w:rPr>
          <w:t xml:space="preserve">or Germany, we </w:t>
        </w:r>
      </w:ins>
      <w:ins w:id="62" w:author="Sven von Wangenheim" w:date="2025-11-03T14:49:00Z" w16du:dateUtc="2025-11-03T13:49:00Z">
        <w:r w:rsidR="000305F8">
          <w:rPr>
            <w:highlight w:val="yellow"/>
          </w:rPr>
          <w:t xml:space="preserve">acknowledge the </w:t>
        </w:r>
        <w:r w:rsidR="00ED0B6B">
          <w:rPr>
            <w:highlight w:val="yellow"/>
          </w:rPr>
          <w:t xml:space="preserve">costs of the fiscal package and therefore </w:t>
        </w:r>
      </w:ins>
      <w:ins w:id="63" w:author="Sven von Wangenheim" w:date="2025-11-03T13:57:00Z" w16du:dateUtc="2025-11-03T12:57:00Z">
        <w:r w:rsidR="00E4208F" w:rsidRPr="001F28CC">
          <w:rPr>
            <w:highlight w:val="yellow"/>
            <w:rPrChange w:id="64" w:author="Sven von Wangenheim" w:date="2025-11-03T14:18:00Z" w16du:dateUtc="2025-11-03T13:18:00Z">
              <w:rPr/>
            </w:rPrChange>
          </w:rPr>
          <w:t xml:space="preserve">follow the national medium-term </w:t>
        </w:r>
      </w:ins>
      <w:ins w:id="65" w:author="Sven von Wangenheim" w:date="2025-11-03T13:58:00Z" w16du:dateUtc="2025-11-03T12:58:00Z">
        <w:r w:rsidR="00E4208F" w:rsidRPr="001F28CC">
          <w:rPr>
            <w:highlight w:val="yellow"/>
            <w:rPrChange w:id="66" w:author="Sven von Wangenheim" w:date="2025-11-03T14:18:00Z" w16du:dateUtc="2025-11-03T13:18:00Z">
              <w:rPr/>
            </w:rPrChange>
          </w:rPr>
          <w:t xml:space="preserve">plan </w:t>
        </w:r>
        <w:r w:rsidR="00BD6DA0" w:rsidRPr="001F28CC">
          <w:rPr>
            <w:highlight w:val="yellow"/>
            <w:rPrChange w:id="67" w:author="Sven von Wangenheim" w:date="2025-11-03T14:18:00Z" w16du:dateUtc="2025-11-03T13:18:00Z">
              <w:rPr/>
            </w:rPrChange>
          </w:rPr>
          <w:t>in increasing spending in 2025 and 2026</w:t>
        </w:r>
      </w:ins>
      <w:ins w:id="68" w:author="Sven von Wangenheim" w:date="2025-11-03T14:49:00Z" w16du:dateUtc="2025-11-03T13:49:00Z">
        <w:r w:rsidR="00ED0B6B">
          <w:rPr>
            <w:highlight w:val="yellow"/>
          </w:rPr>
          <w:t>. Only starting 2027, we</w:t>
        </w:r>
      </w:ins>
      <w:ins w:id="69" w:author="Sven von Wangenheim" w:date="2025-11-03T13:58:00Z" w16du:dateUtc="2025-11-03T12:58:00Z">
        <w:r w:rsidR="00BD6DA0" w:rsidRPr="001F28CC">
          <w:rPr>
            <w:highlight w:val="yellow"/>
            <w:rPrChange w:id="70" w:author="Sven von Wangenheim" w:date="2025-11-03T14:18:00Z" w16du:dateUtc="2025-11-03T13:18:00Z">
              <w:rPr/>
            </w:rPrChange>
          </w:rPr>
          <w:t xml:space="preserve"> assume a linear adjustment </w:t>
        </w:r>
      </w:ins>
      <w:ins w:id="71" w:author="Sven von Wangenheim" w:date="2025-11-03T14:00:00Z" w16du:dateUtc="2025-11-03T13:00:00Z">
        <w:r w:rsidR="004749BD" w:rsidRPr="001F28CC">
          <w:rPr>
            <w:highlight w:val="yellow"/>
            <w:rPrChange w:id="72" w:author="Sven von Wangenheim" w:date="2025-11-03T14:18:00Z" w16du:dateUtc="2025-11-03T13:18:00Z">
              <w:rPr/>
            </w:rPrChange>
          </w:rPr>
          <w:t xml:space="preserve">path </w:t>
        </w:r>
      </w:ins>
      <w:ins w:id="73" w:author="Sven von Wangenheim" w:date="2025-11-03T13:58:00Z" w16du:dateUtc="2025-11-03T12:58:00Z">
        <w:r w:rsidR="00BD6DA0" w:rsidRPr="001F28CC">
          <w:rPr>
            <w:highlight w:val="yellow"/>
            <w:rPrChange w:id="74" w:author="Sven von Wangenheim" w:date="2025-11-03T14:18:00Z" w16du:dateUtc="2025-11-03T13:18:00Z">
              <w:rPr/>
            </w:rPrChange>
          </w:rPr>
          <w:t xml:space="preserve">with an increasing SPB </w:t>
        </w:r>
      </w:ins>
      <w:ins w:id="75" w:author="Sven von Wangenheim" w:date="2025-11-03T14:50:00Z" w16du:dateUtc="2025-11-03T13:50:00Z">
        <w:r w:rsidR="00ED0B6B">
          <w:rPr>
            <w:highlight w:val="yellow"/>
          </w:rPr>
          <w:t xml:space="preserve">as this is the year </w:t>
        </w:r>
        <w:r w:rsidR="00703304">
          <w:rPr>
            <w:highlight w:val="yellow"/>
          </w:rPr>
          <w:t>SPB starts to increase in the German medium-term plan</w:t>
        </w:r>
      </w:ins>
      <w:ins w:id="76" w:author="Sven von Wangenheim" w:date="2025-11-03T13:58:00Z" w16du:dateUtc="2025-11-03T12:58:00Z">
        <w:r w:rsidR="00BD6DA0" w:rsidRPr="001F28CC">
          <w:rPr>
            <w:highlight w:val="yellow"/>
            <w:rPrChange w:id="77" w:author="Sven von Wangenheim" w:date="2025-11-03T14:18:00Z" w16du:dateUtc="2025-11-03T13:18:00Z">
              <w:rPr/>
            </w:rPrChange>
          </w:rPr>
          <w:t xml:space="preserve">. </w:t>
        </w:r>
      </w:ins>
      <w:ins w:id="78" w:author="Sven von Wangenheim" w:date="2025-11-03T16:08:00Z" w16du:dateUtc="2025-11-03T15:08:00Z">
        <w:r w:rsidR="00AA3826">
          <w:rPr>
            <w:highlight w:val="yellow"/>
          </w:rPr>
          <w:t xml:space="preserve">Please note that </w:t>
        </w:r>
      </w:ins>
      <w:ins w:id="79" w:author="Sven von Wangenheim" w:date="2025-11-03T13:58:00Z" w16du:dateUtc="2025-11-03T12:58:00Z">
        <w:r w:rsidR="00BD6DA0" w:rsidRPr="001F28CC">
          <w:rPr>
            <w:highlight w:val="yellow"/>
            <w:rPrChange w:id="80" w:author="Sven von Wangenheim" w:date="2025-11-03T14:18:00Z" w16du:dateUtc="2025-11-03T13:18:00Z">
              <w:rPr/>
            </w:rPrChange>
          </w:rPr>
          <w:t xml:space="preserve">this </w:t>
        </w:r>
      </w:ins>
      <w:ins w:id="81" w:author="Sven von Wangenheim" w:date="2025-11-03T13:59:00Z" w16du:dateUtc="2025-11-03T12:59:00Z">
        <w:r w:rsidR="00904CEF" w:rsidRPr="001F28CC">
          <w:rPr>
            <w:highlight w:val="yellow"/>
            <w:rPrChange w:id="82" w:author="Sven von Wangenheim" w:date="2025-11-03T14:18:00Z" w16du:dateUtc="2025-11-03T13:18:00Z">
              <w:rPr/>
            </w:rPrChange>
          </w:rPr>
          <w:t>adjustment</w:t>
        </w:r>
        <w:r w:rsidR="00801A2B" w:rsidRPr="001F28CC">
          <w:rPr>
            <w:highlight w:val="yellow"/>
            <w:rPrChange w:id="83" w:author="Sven von Wangenheim" w:date="2025-11-03T14:18:00Z" w16du:dateUtc="2025-11-03T13:18:00Z">
              <w:rPr/>
            </w:rPrChange>
          </w:rPr>
          <w:t xml:space="preserve"> </w:t>
        </w:r>
      </w:ins>
      <w:ins w:id="84" w:author="Sven von Wangenheim" w:date="2025-11-03T16:07:00Z" w16du:dateUtc="2025-11-03T15:07:00Z">
        <w:r w:rsidR="00AA3826">
          <w:rPr>
            <w:highlight w:val="yellow"/>
          </w:rPr>
          <w:t>path</w:t>
        </w:r>
      </w:ins>
      <w:ins w:id="85" w:author="Sven von Wangenheim" w:date="2025-11-03T13:59:00Z" w16du:dateUtc="2025-11-03T12:59:00Z">
        <w:r w:rsidR="00904CEF" w:rsidRPr="001F28CC">
          <w:rPr>
            <w:highlight w:val="yellow"/>
            <w:rPrChange w:id="86" w:author="Sven von Wangenheim" w:date="2025-11-03T14:18:00Z" w16du:dateUtc="2025-11-03T13:18:00Z">
              <w:rPr/>
            </w:rPrChange>
          </w:rPr>
          <w:t xml:space="preserve"> is</w:t>
        </w:r>
        <w:r w:rsidR="00801A2B" w:rsidRPr="001F28CC">
          <w:rPr>
            <w:highlight w:val="yellow"/>
            <w:rPrChange w:id="87" w:author="Sven von Wangenheim" w:date="2025-11-03T14:18:00Z" w16du:dateUtc="2025-11-03T13:18:00Z">
              <w:rPr/>
            </w:rPrChange>
          </w:rPr>
          <w:t xml:space="preserve"> </w:t>
        </w:r>
        <w:r w:rsidR="00904CEF" w:rsidRPr="001F28CC">
          <w:rPr>
            <w:highlight w:val="yellow"/>
            <w:rPrChange w:id="88" w:author="Sven von Wangenheim" w:date="2025-11-03T14:18:00Z" w16du:dateUtc="2025-11-03T13:18:00Z">
              <w:rPr/>
            </w:rPrChange>
          </w:rPr>
          <w:t>not</w:t>
        </w:r>
      </w:ins>
      <w:ins w:id="89" w:author="Sven von Wangenheim" w:date="2025-11-03T16:08:00Z" w16du:dateUtc="2025-11-03T15:08:00Z">
        <w:r w:rsidR="00AA3826">
          <w:rPr>
            <w:highlight w:val="yellow"/>
          </w:rPr>
          <w:t xml:space="preserve"> exactly</w:t>
        </w:r>
      </w:ins>
      <w:ins w:id="90" w:author="Sven von Wangenheim" w:date="2025-11-03T13:59:00Z" w16du:dateUtc="2025-11-03T12:59:00Z">
        <w:r w:rsidR="00904CEF" w:rsidRPr="001F28CC">
          <w:rPr>
            <w:highlight w:val="yellow"/>
            <w:rPrChange w:id="91" w:author="Sven von Wangenheim" w:date="2025-11-03T14:18:00Z" w16du:dateUtc="2025-11-03T13:18:00Z">
              <w:rPr/>
            </w:rPrChange>
          </w:rPr>
          <w:t xml:space="preserve"> </w:t>
        </w:r>
      </w:ins>
      <w:ins w:id="92" w:author="Sven von Wangenheim" w:date="2025-11-03T16:08:00Z" w16du:dateUtc="2025-11-03T15:08:00Z">
        <w:r w:rsidR="00AA3826" w:rsidRPr="00AA3826">
          <w:rPr>
            <w:highlight w:val="yellow"/>
          </w:rPr>
          <w:t>the same</w:t>
        </w:r>
      </w:ins>
      <w:ins w:id="93" w:author="Sven von Wangenheim" w:date="2025-11-03T16:07:00Z" w16du:dateUtc="2025-11-03T15:07:00Z">
        <w:r w:rsidR="00AA3826">
          <w:rPr>
            <w:highlight w:val="yellow"/>
          </w:rPr>
          <w:t xml:space="preserve"> as in</w:t>
        </w:r>
      </w:ins>
      <w:ins w:id="94" w:author="Sven von Wangenheim" w:date="2025-11-03T13:59:00Z" w16du:dateUtc="2025-11-03T12:59:00Z">
        <w:r w:rsidR="00904CEF" w:rsidRPr="001F28CC">
          <w:rPr>
            <w:highlight w:val="yellow"/>
            <w:rPrChange w:id="95" w:author="Sven von Wangenheim" w:date="2025-11-03T14:18:00Z" w16du:dateUtc="2025-11-03T13:18:00Z">
              <w:rPr/>
            </w:rPrChange>
          </w:rPr>
          <w:t xml:space="preserve"> the medium-term </w:t>
        </w:r>
        <w:r w:rsidR="00904CEF" w:rsidRPr="00BE3042">
          <w:rPr>
            <w:color w:val="EE0000"/>
            <w:highlight w:val="yellow"/>
            <w:rPrChange w:id="96" w:author="Sven von Wangenheim" w:date="2025-11-03T14:18:00Z" w16du:dateUtc="2025-11-03T13:18:00Z">
              <w:rPr/>
            </w:rPrChange>
          </w:rPr>
          <w:t>plan</w:t>
        </w:r>
        <w:r w:rsidR="00801A2B" w:rsidRPr="00BE3042">
          <w:rPr>
            <w:color w:val="EE0000"/>
            <w:highlight w:val="yellow"/>
            <w:rPrChange w:id="97" w:author="Sven von Wangenheim" w:date="2025-11-03T14:18:00Z" w16du:dateUtc="2025-11-03T13:18:00Z">
              <w:rPr/>
            </w:rPrChange>
          </w:rPr>
          <w:t xml:space="preserve"> </w:t>
        </w:r>
      </w:ins>
      <w:ins w:id="98" w:author="Sven von Wangenheim" w:date="2025-11-03T16:08:00Z" w16du:dateUtc="2025-11-03T15:08:00Z">
        <w:r w:rsidR="00AA3826">
          <w:rPr>
            <w:color w:val="EE0000"/>
            <w:highlight w:val="yellow"/>
          </w:rPr>
          <w:t xml:space="preserve">since </w:t>
        </w:r>
      </w:ins>
      <w:ins w:id="99" w:author="Sven von Wangenheim" w:date="2025-11-03T13:59:00Z" w16du:dateUtc="2025-11-03T12:59:00Z">
        <w:r w:rsidR="00E64B1F" w:rsidRPr="00BE3042">
          <w:rPr>
            <w:color w:val="EE0000"/>
            <w:highlight w:val="yellow"/>
            <w:rPrChange w:id="100" w:author="Sven von Wangenheim" w:date="2025-11-03T14:18:00Z" w16du:dateUtc="2025-11-03T13:18:00Z">
              <w:rPr/>
            </w:rPrChange>
          </w:rPr>
          <w:t>we assume</w:t>
        </w:r>
      </w:ins>
      <w:ins w:id="101" w:author="Sven von Wangenheim" w:date="2025-11-03T14:48:00Z" w16du:dateUtc="2025-11-03T13:48:00Z">
        <w:r w:rsidR="003D35C6" w:rsidRPr="00BE3042">
          <w:rPr>
            <w:color w:val="EE0000"/>
            <w:highlight w:val="yellow"/>
            <w:rPrChange w:id="102" w:author="Saskia Gottschalk" w:date="2025-11-03T16:00:00Z" w16du:dateUtc="2025-11-03T15:00:00Z">
              <w:rPr>
                <w:color w:val="EE0000"/>
                <w:highlight w:val="cyan"/>
              </w:rPr>
            </w:rPrChange>
          </w:rPr>
          <w:t xml:space="preserve"> optimal</w:t>
        </w:r>
      </w:ins>
      <w:ins w:id="103" w:author="Sven von Wangenheim" w:date="2025-11-03T13:59:00Z" w16du:dateUtc="2025-11-03T12:59:00Z">
        <w:r w:rsidR="00E64B1F" w:rsidRPr="00BE3042">
          <w:rPr>
            <w:color w:val="EE0000"/>
            <w:highlight w:val="yellow"/>
            <w:rPrChange w:id="104" w:author="Sven von Wangenheim" w:date="2025-11-03T14:18:00Z" w16du:dateUtc="2025-11-03T13:18:00Z">
              <w:rPr/>
            </w:rPrChange>
          </w:rPr>
          <w:t xml:space="preserve"> linear paths</w:t>
        </w:r>
      </w:ins>
      <w:ins w:id="105" w:author="Sven von Wangenheim" w:date="2025-11-03T14:46:00Z" w16du:dateUtc="2025-11-03T13:46:00Z">
        <w:r w:rsidR="009108E6" w:rsidRPr="00BE3042">
          <w:rPr>
            <w:color w:val="EE0000"/>
            <w:highlight w:val="yellow"/>
            <w:rPrChange w:id="106" w:author="Saskia Gottschalk" w:date="2025-11-03T16:00:00Z" w16du:dateUtc="2025-11-03T15:00:00Z">
              <w:rPr>
                <w:color w:val="EE0000"/>
                <w:highlight w:val="cyan"/>
              </w:rPr>
            </w:rPrChange>
          </w:rPr>
          <w:t xml:space="preserve"> </w:t>
        </w:r>
        <w:r w:rsidR="00441A2D" w:rsidRPr="00BE3042">
          <w:rPr>
            <w:color w:val="EE0000"/>
            <w:highlight w:val="yellow"/>
            <w:rPrChange w:id="107" w:author="Saskia Gottschalk" w:date="2025-11-03T16:00:00Z" w16du:dateUtc="2025-11-03T15:00:00Z">
              <w:rPr>
                <w:color w:val="EE0000"/>
                <w:highlight w:val="cyan"/>
              </w:rPr>
            </w:rPrChange>
          </w:rPr>
          <w:t>(</w:t>
        </w:r>
        <w:r w:rsidR="009108E6" w:rsidRPr="00BE3042">
          <w:rPr>
            <w:color w:val="EE0000"/>
            <w:highlight w:val="yellow"/>
            <w:rPrChange w:id="108" w:author="Saskia Gottschalk" w:date="2025-11-03T16:00:00Z" w16du:dateUtc="2025-11-03T15:00:00Z">
              <w:rPr>
                <w:color w:val="EE0000"/>
                <w:highlight w:val="cyan"/>
              </w:rPr>
            </w:rPrChange>
          </w:rPr>
          <w:t>starting 2027</w:t>
        </w:r>
        <w:r w:rsidR="00441A2D" w:rsidRPr="00BE3042">
          <w:rPr>
            <w:color w:val="EE0000"/>
            <w:highlight w:val="yellow"/>
            <w:rPrChange w:id="109" w:author="Saskia Gottschalk" w:date="2025-11-03T16:00:00Z" w16du:dateUtc="2025-11-03T15:00:00Z">
              <w:rPr>
                <w:color w:val="EE0000"/>
                <w:highlight w:val="cyan"/>
              </w:rPr>
            </w:rPrChange>
          </w:rPr>
          <w:t>)</w:t>
        </w:r>
      </w:ins>
      <w:ins w:id="110" w:author="Sven von Wangenheim" w:date="2025-11-03T13:59:00Z" w16du:dateUtc="2025-11-03T12:59:00Z">
        <w:r w:rsidR="00E64B1F" w:rsidRPr="00BE3042">
          <w:rPr>
            <w:color w:val="EE0000"/>
            <w:highlight w:val="yellow"/>
            <w:rPrChange w:id="111" w:author="Sven von Wangenheim" w:date="2025-11-03T14:18:00Z" w16du:dateUtc="2025-11-03T13:18:00Z">
              <w:rPr/>
            </w:rPrChange>
          </w:rPr>
          <w:t xml:space="preserve"> </w:t>
        </w:r>
        <w:r w:rsidR="00CE5787" w:rsidRPr="00BE3042">
          <w:rPr>
            <w:color w:val="EE0000"/>
            <w:highlight w:val="yellow"/>
            <w:rPrChange w:id="112" w:author="Sven von Wangenheim" w:date="2025-11-03T14:18:00Z" w16du:dateUtc="2025-11-03T13:18:00Z">
              <w:rPr/>
            </w:rPrChange>
          </w:rPr>
          <w:t xml:space="preserve">to ensure comparability </w:t>
        </w:r>
        <w:r w:rsidR="00772366" w:rsidRPr="00BE3042">
          <w:rPr>
            <w:color w:val="EE0000"/>
            <w:highlight w:val="yellow"/>
            <w:rPrChange w:id="113" w:author="Sven von Wangenheim" w:date="2025-11-03T14:18:00Z" w16du:dateUtc="2025-11-03T13:18:00Z">
              <w:rPr/>
            </w:rPrChange>
          </w:rPr>
          <w:t>between our baseline and scenario</w:t>
        </w:r>
      </w:ins>
      <w:ins w:id="114" w:author="Sven von Wangenheim" w:date="2025-11-03T14:00:00Z" w16du:dateUtc="2025-11-03T13:00:00Z">
        <w:r w:rsidR="00772366" w:rsidRPr="00BE3042">
          <w:rPr>
            <w:color w:val="EE0000"/>
            <w:highlight w:val="yellow"/>
            <w:rPrChange w:id="115" w:author="Sven von Wangenheim" w:date="2025-11-03T14:18:00Z" w16du:dateUtc="2025-11-03T13:18:00Z">
              <w:rPr/>
            </w:rPrChange>
          </w:rPr>
          <w:t xml:space="preserve"> estimates</w:t>
        </w:r>
        <w:r w:rsidR="004749BD" w:rsidRPr="00BE3042">
          <w:rPr>
            <w:color w:val="EE0000"/>
            <w:highlight w:val="yellow"/>
            <w:rPrChange w:id="116" w:author="Sven von Wangenheim" w:date="2025-11-03T14:18:00Z" w16du:dateUtc="2025-11-03T13:18:00Z">
              <w:rPr/>
            </w:rPrChange>
          </w:rPr>
          <w:t xml:space="preserve"> </w:t>
        </w:r>
      </w:ins>
      <w:ins w:id="117" w:author="Sven von Wangenheim" w:date="2025-11-03T16:09:00Z" w16du:dateUtc="2025-11-03T15:09:00Z">
        <w:r w:rsidR="00AF1027">
          <w:rPr>
            <w:color w:val="EE0000"/>
            <w:highlight w:val="yellow"/>
          </w:rPr>
          <w:t>(similar to</w:t>
        </w:r>
      </w:ins>
      <w:ins w:id="118" w:author="Sven von Wangenheim" w:date="2025-11-03T14:00:00Z" w16du:dateUtc="2025-11-03T13:00:00Z">
        <w:r w:rsidR="004749BD" w:rsidRPr="00BE3042">
          <w:rPr>
            <w:color w:val="EE0000"/>
            <w:highlight w:val="yellow"/>
            <w:rPrChange w:id="119" w:author="Sven von Wangenheim" w:date="2025-11-03T14:18:00Z" w16du:dateUtc="2025-11-03T13:18:00Z">
              <w:rPr/>
            </w:rPrChange>
          </w:rPr>
          <w:t xml:space="preserve"> the analyses for </w:t>
        </w:r>
      </w:ins>
      <w:ins w:id="120" w:author="Sven von Wangenheim" w:date="2025-11-03T16:09:00Z" w16du:dateUtc="2025-11-03T15:09:00Z">
        <w:r w:rsidR="00AF1027">
          <w:rPr>
            <w:color w:val="EE0000"/>
            <w:highlight w:val="yellow"/>
          </w:rPr>
          <w:t xml:space="preserve">all </w:t>
        </w:r>
      </w:ins>
      <w:ins w:id="121" w:author="Sven von Wangenheim" w:date="2025-11-03T14:00:00Z" w16du:dateUtc="2025-11-03T13:00:00Z">
        <w:r w:rsidR="004749BD" w:rsidRPr="00BE3042">
          <w:rPr>
            <w:color w:val="EE0000"/>
            <w:highlight w:val="yellow"/>
            <w:rPrChange w:id="122" w:author="Sven von Wangenheim" w:date="2025-11-03T14:18:00Z" w16du:dateUtc="2025-11-03T13:18:00Z">
              <w:rPr/>
            </w:rPrChange>
          </w:rPr>
          <w:t>other countries</w:t>
        </w:r>
      </w:ins>
      <w:ins w:id="123" w:author="Sven von Wangenheim" w:date="2025-11-03T16:09:00Z" w16du:dateUtc="2025-11-03T15:09:00Z">
        <w:r w:rsidR="00AF1027">
          <w:rPr>
            <w:color w:val="EE0000"/>
            <w:highlight w:val="yellow"/>
          </w:rPr>
          <w:t>)</w:t>
        </w:r>
      </w:ins>
      <w:ins w:id="124" w:author="Sven von Wangenheim" w:date="2025-11-03T14:00:00Z" w16du:dateUtc="2025-11-03T13:00:00Z">
        <w:r w:rsidR="004749BD" w:rsidRPr="00BE3042">
          <w:rPr>
            <w:color w:val="EE0000"/>
            <w:highlight w:val="yellow"/>
            <w:rPrChange w:id="125" w:author="Sven von Wangenheim" w:date="2025-11-03T14:18:00Z" w16du:dateUtc="2025-11-03T13:18:00Z">
              <w:rPr/>
            </w:rPrChange>
          </w:rPr>
          <w:t>.</w:t>
        </w:r>
      </w:ins>
      <w:del w:id="126" w:author="Sven von Wangenheim" w:date="2025-11-03T13:57:00Z" w16du:dateUtc="2025-11-03T12:57:00Z">
        <w:r w:rsidR="00922435" w:rsidRPr="00E749FE" w:rsidDel="00E4208F">
          <w:rPr>
            <w:color w:val="EE0000"/>
            <w:rPrChange w:id="127" w:author="Saskia Gottschalk" w:date="2025-11-03T14:33:00Z" w16du:dateUtc="2025-11-03T13:33:00Z">
              <w:rPr/>
            </w:rPrChange>
          </w:rPr>
          <w:delText xml:space="preserve"> </w:delText>
        </w:r>
        <w:r w:rsidRPr="00E749FE" w:rsidDel="00E4208F">
          <w:rPr>
            <w:color w:val="EE0000"/>
            <w:rPrChange w:id="128" w:author="Saskia Gottschalk" w:date="2025-11-03T14:33:00Z" w16du:dateUtc="2025-11-03T13:33:00Z">
              <w:rPr/>
            </w:rPrChange>
          </w:rPr>
          <w:delText xml:space="preserve"> </w:delText>
        </w:r>
      </w:del>
    </w:p>
    <w:p w14:paraId="3500331A" w14:textId="099B6C8A" w:rsidR="00544A9F" w:rsidRPr="000A144E" w:rsidRDefault="00544A9F" w:rsidP="00544A9F">
      <w:pPr>
        <w:pStyle w:val="FootnoteText"/>
      </w:pPr>
      <w:r w:rsidRPr="000A144E">
        <w:t>The resulting adjustment path</w:t>
      </w:r>
      <w:r w:rsidR="00425CFE">
        <w:t>s</w:t>
      </w:r>
      <w:r w:rsidRPr="000A144E">
        <w:t xml:space="preserve"> can differ from the ones stated in the </w:t>
      </w:r>
      <w:r w:rsidR="00FC0A7F">
        <w:t>medium-term plan</w:t>
      </w:r>
      <w:r w:rsidR="00425CFE">
        <w:t>s</w:t>
      </w:r>
      <w:r w:rsidR="00FC0A7F">
        <w:t xml:space="preserve"> </w:t>
      </w:r>
      <w:r w:rsidRPr="000A144E">
        <w:t xml:space="preserve">as we rely on updated data for other relevant variables included in the DSA. Therefore, our analysis assumes that the policy bundles named in the </w:t>
      </w:r>
      <w:r w:rsidR="00FC0A7F">
        <w:t>medium-term plan</w:t>
      </w:r>
      <w:r w:rsidR="00B85C84">
        <w:t>s</w:t>
      </w:r>
      <w:r w:rsidR="00FC0A7F">
        <w:t xml:space="preserve"> </w:t>
      </w:r>
      <w:r w:rsidRPr="000A144E">
        <w:t xml:space="preserve">are the exact policies sufficient to meet DSA criteria, independent of the exact SPB adjustment steps. </w:t>
      </w:r>
    </w:p>
  </w:footnote>
  <w:footnote w:id="7">
    <w:p w14:paraId="5F02358C" w14:textId="1A6E1DE6" w:rsidR="001C4080" w:rsidRPr="00304938" w:rsidRDefault="001C4080" w:rsidP="001D7AC9">
      <w:pPr>
        <w:pStyle w:val="FootnoteText"/>
      </w:pPr>
      <w:r w:rsidRPr="00DF2D91">
        <w:rPr>
          <w:rStyle w:val="FootnoteReference"/>
        </w:rPr>
        <w:footnoteRef/>
      </w:r>
      <w:r w:rsidRPr="000A144E">
        <w:t xml:space="preserve"> The policies are chosen based on their likelihood of being included in the EUCA</w:t>
      </w:r>
      <w:r w:rsidR="00C80074">
        <w:t>M.</w:t>
      </w:r>
      <w:r w:rsidRPr="000A144E">
        <w:t xml:space="preserve"> </w:t>
      </w:r>
      <w:r w:rsidR="00C80074">
        <w:t>T</w:t>
      </w:r>
      <w:r w:rsidRPr="000A144E">
        <w:t xml:space="preserve">o avoid double-counting growth impacts, we try to include only </w:t>
      </w:r>
      <w:r w:rsidRPr="00414086">
        <w:t>policies that are likely not yet included in the EUCAM forecasts of each country, such as Germany’s investment package.</w:t>
      </w:r>
      <w:r w:rsidR="00D54EC9">
        <w:t xml:space="preserve"> </w:t>
      </w:r>
    </w:p>
  </w:footnote>
  <w:footnote w:id="8">
    <w:p w14:paraId="198F8A09" w14:textId="48BB3AC8" w:rsidR="00304938" w:rsidRPr="00304938" w:rsidRDefault="00304938" w:rsidP="004809B9">
      <w:pPr>
        <w:pStyle w:val="FootnoteText"/>
      </w:pPr>
      <w:r w:rsidRPr="00DF2D91">
        <w:rPr>
          <w:rStyle w:val="FootnoteReference"/>
        </w:rPr>
        <w:footnoteRef/>
      </w:r>
      <w:r w:rsidR="00567435">
        <w:t xml:space="preserve"> </w:t>
      </w:r>
      <w:r w:rsidR="00B03BDB" w:rsidRPr="00C1148F">
        <w:rPr>
          <w:highlight w:val="yellow"/>
          <w:rPrChange w:id="164" w:author="Sven von Wangenheim" w:date="2025-11-03T14:02:00Z" w16du:dateUtc="2025-11-03T13:02:00Z">
            <w:rPr/>
          </w:rPrChange>
        </w:rPr>
        <w:t xml:space="preserve">In the </w:t>
      </w:r>
      <w:r w:rsidR="00EA536D" w:rsidRPr="00C1148F">
        <w:rPr>
          <w:highlight w:val="yellow"/>
          <w:rPrChange w:id="165" w:author="Sven von Wangenheim" w:date="2025-11-03T14:02:00Z" w16du:dateUtc="2025-11-03T13:02:00Z">
            <w:rPr/>
          </w:rPrChange>
        </w:rPr>
        <w:t>policy-r</w:t>
      </w:r>
      <w:r w:rsidR="00CE1B2D" w:rsidRPr="00C1148F">
        <w:rPr>
          <w:highlight w:val="yellow"/>
          <w:rPrChange w:id="166" w:author="Sven von Wangenheim" w:date="2025-11-03T14:02:00Z" w16du:dateUtc="2025-11-03T13:02:00Z">
            <w:rPr/>
          </w:rPrChange>
        </w:rPr>
        <w:t>e</w:t>
      </w:r>
      <w:r w:rsidR="00EA536D" w:rsidRPr="00C1148F">
        <w:rPr>
          <w:highlight w:val="yellow"/>
          <w:rPrChange w:id="167" w:author="Sven von Wangenheim" w:date="2025-11-03T14:02:00Z" w16du:dateUtc="2025-11-03T13:02:00Z">
            <w:rPr/>
          </w:rPrChange>
        </w:rPr>
        <w:t xml:space="preserve">sponsive </w:t>
      </w:r>
      <w:r w:rsidR="00B03BDB" w:rsidRPr="00C1148F">
        <w:rPr>
          <w:highlight w:val="yellow"/>
          <w:rPrChange w:id="168" w:author="Sven von Wangenheim" w:date="2025-11-03T14:02:00Z" w16du:dateUtc="2025-11-03T13:02:00Z">
            <w:rPr/>
          </w:rPrChange>
        </w:rPr>
        <w:t>scenario</w:t>
      </w:r>
      <w:r w:rsidR="005F658E" w:rsidRPr="00C1148F">
        <w:rPr>
          <w:highlight w:val="yellow"/>
          <w:rPrChange w:id="169" w:author="Sven von Wangenheim" w:date="2025-11-03T14:02:00Z" w16du:dateUtc="2025-11-03T13:02:00Z">
            <w:rPr/>
          </w:rPrChange>
        </w:rPr>
        <w:t xml:space="preserve"> analysis</w:t>
      </w:r>
      <w:r w:rsidR="005D519C" w:rsidRPr="00C1148F">
        <w:rPr>
          <w:highlight w:val="yellow"/>
          <w:rPrChange w:id="170" w:author="Sven von Wangenheim" w:date="2025-11-03T14:02:00Z" w16du:dateUtc="2025-11-03T13:02:00Z">
            <w:rPr/>
          </w:rPrChange>
        </w:rPr>
        <w:t xml:space="preserve"> </w:t>
      </w:r>
      <w:r w:rsidR="00A73CC6" w:rsidRPr="00C1148F">
        <w:rPr>
          <w:highlight w:val="yellow"/>
          <w:rPrChange w:id="171" w:author="Sven von Wangenheim" w:date="2025-11-03T14:02:00Z" w16du:dateUtc="2025-11-03T13:02:00Z">
            <w:rPr/>
          </w:rPrChange>
        </w:rPr>
        <w:t>we</w:t>
      </w:r>
      <w:r w:rsidR="00132463" w:rsidRPr="00C1148F">
        <w:rPr>
          <w:highlight w:val="yellow"/>
          <w:rPrChange w:id="172" w:author="Sven von Wangenheim" w:date="2025-11-03T14:02:00Z" w16du:dateUtc="2025-11-03T13:02:00Z">
            <w:rPr/>
          </w:rPrChange>
        </w:rPr>
        <w:t xml:space="preserve"> allow </w:t>
      </w:r>
      <w:r w:rsidR="0043105D" w:rsidRPr="00C1148F">
        <w:rPr>
          <w:highlight w:val="yellow"/>
          <w:rPrChange w:id="173" w:author="Sven von Wangenheim" w:date="2025-11-03T14:02:00Z" w16du:dateUtc="2025-11-03T13:02:00Z">
            <w:rPr/>
          </w:rPrChange>
        </w:rPr>
        <w:t>structural measures – such as public investment or labour-market reforms</w:t>
      </w:r>
      <w:r w:rsidR="007E09C6" w:rsidRPr="00C1148F">
        <w:rPr>
          <w:highlight w:val="yellow"/>
          <w:rPrChange w:id="174" w:author="Sven von Wangenheim" w:date="2025-11-03T14:02:00Z" w16du:dateUtc="2025-11-03T13:02:00Z">
            <w:rPr/>
          </w:rPrChange>
        </w:rPr>
        <w:t xml:space="preserve"> –</w:t>
      </w:r>
      <w:r w:rsidR="00CE1B2D" w:rsidRPr="00C1148F">
        <w:rPr>
          <w:highlight w:val="yellow"/>
          <w:rPrChange w:id="175" w:author="Sven von Wangenheim" w:date="2025-11-03T14:02:00Z" w16du:dateUtc="2025-11-03T13:02:00Z">
            <w:rPr/>
          </w:rPrChange>
        </w:rPr>
        <w:t xml:space="preserve"> </w:t>
      </w:r>
      <w:r w:rsidR="0043105D" w:rsidRPr="00C1148F">
        <w:rPr>
          <w:highlight w:val="yellow"/>
          <w:rPrChange w:id="176" w:author="Sven von Wangenheim" w:date="2025-11-03T14:02:00Z" w16du:dateUtc="2025-11-03T13:02:00Z">
            <w:rPr/>
          </w:rPrChange>
        </w:rPr>
        <w:t xml:space="preserve">to affect </w:t>
      </w:r>
      <w:r w:rsidR="00F94107" w:rsidRPr="00C1148F">
        <w:rPr>
          <w:highlight w:val="yellow"/>
          <w:rPrChange w:id="177" w:author="Sven von Wangenheim" w:date="2025-11-03T14:02:00Z" w16du:dateUtc="2025-11-03T13:02:00Z">
            <w:rPr/>
          </w:rPrChange>
        </w:rPr>
        <w:t xml:space="preserve">potential output. We then </w:t>
      </w:r>
      <w:r w:rsidR="007B186F" w:rsidRPr="00C1148F">
        <w:rPr>
          <w:highlight w:val="yellow"/>
          <w:rPrChange w:id="178" w:author="Sven von Wangenheim" w:date="2025-11-03T14:02:00Z" w16du:dateUtc="2025-11-03T13:02:00Z">
            <w:rPr/>
          </w:rPrChange>
        </w:rPr>
        <w:t xml:space="preserve">pass these changes to potential output into the </w:t>
      </w:r>
      <w:ins w:id="179" w:author="Sven von Wangenheim" w:date="2025-11-03T14:01:00Z" w16du:dateUtc="2025-11-03T13:01:00Z">
        <w:r w:rsidR="00C1148F" w:rsidRPr="00C1148F">
          <w:rPr>
            <w:highlight w:val="yellow"/>
            <w:rPrChange w:id="180" w:author="Sven von Wangenheim" w:date="2025-11-03T14:02:00Z" w16du:dateUtc="2025-11-03T13:02:00Z">
              <w:rPr/>
            </w:rPrChange>
          </w:rPr>
          <w:t xml:space="preserve">DSA </w:t>
        </w:r>
      </w:ins>
      <w:r w:rsidR="007B186F" w:rsidRPr="00C1148F">
        <w:rPr>
          <w:highlight w:val="yellow"/>
          <w:rPrChange w:id="181" w:author="Sven von Wangenheim" w:date="2025-11-03T14:02:00Z" w16du:dateUtc="2025-11-03T13:02:00Z">
            <w:rPr/>
          </w:rPrChange>
        </w:rPr>
        <w:t xml:space="preserve">model and </w:t>
      </w:r>
      <w:r w:rsidR="00F94107" w:rsidRPr="00C1148F">
        <w:rPr>
          <w:highlight w:val="yellow"/>
          <w:rPrChange w:id="182" w:author="Sven von Wangenheim" w:date="2025-11-03T14:02:00Z" w16du:dateUtc="2025-11-03T13:02:00Z">
            <w:rPr/>
          </w:rPrChange>
        </w:rPr>
        <w:t xml:space="preserve">evaluate the difference in required SPB targets. </w:t>
      </w:r>
      <w:del w:id="183" w:author="Sven von Wangenheim" w:date="2025-11-03T14:01:00Z" w16du:dateUtc="2025-11-03T13:01:00Z">
        <w:r w:rsidR="007B186F" w:rsidRPr="00C1148F" w:rsidDel="00C1148F">
          <w:rPr>
            <w:highlight w:val="yellow"/>
            <w:rPrChange w:id="184" w:author="Sven von Wangenheim" w:date="2025-11-03T14:02:00Z" w16du:dateUtc="2025-11-03T13:02:00Z">
              <w:rPr/>
            </w:rPrChange>
          </w:rPr>
          <w:delText xml:space="preserve">Please note that </w:delText>
        </w:r>
        <w:r w:rsidR="00E37BA6" w:rsidRPr="00C1148F" w:rsidDel="00C1148F">
          <w:rPr>
            <w:highlight w:val="yellow"/>
            <w:rPrChange w:id="185" w:author="Sven von Wangenheim" w:date="2025-11-03T14:02:00Z" w16du:dateUtc="2025-11-03T13:02:00Z">
              <w:rPr/>
            </w:rPrChange>
          </w:rPr>
          <w:delText xml:space="preserve">as in the baseline scenario </w:delText>
        </w:r>
        <w:r w:rsidR="007B186F" w:rsidRPr="00C1148F" w:rsidDel="00C1148F">
          <w:rPr>
            <w:highlight w:val="yellow"/>
            <w:rPrChange w:id="186" w:author="Sven von Wangenheim" w:date="2025-11-03T14:02:00Z" w16du:dateUtc="2025-11-03T13:02:00Z">
              <w:rPr/>
            </w:rPrChange>
          </w:rPr>
          <w:delText xml:space="preserve">while we use the Python-based DSA replication </w:delText>
        </w:r>
        <w:r w:rsidR="00BC4379" w:rsidRPr="00C1148F" w:rsidDel="00C1148F">
          <w:rPr>
            <w:highlight w:val="yellow"/>
            <w:rPrChange w:id="187" w:author="Sven von Wangenheim" w:date="2025-11-03T14:02:00Z" w16du:dateUtc="2025-11-03T13:02:00Z">
              <w:rPr/>
            </w:rPrChange>
          </w:rPr>
          <w:fldChar w:fldCharType="begin"/>
        </w:r>
        <w:r w:rsidR="00571F37" w:rsidRPr="00C1148F" w:rsidDel="00C1148F">
          <w:rPr>
            <w:highlight w:val="yellow"/>
            <w:rPrChange w:id="188" w:author="Sven von Wangenheim" w:date="2025-11-03T14:02:00Z" w16du:dateUtc="2025-11-03T13:02:00Z">
              <w:rPr/>
            </w:rPrChange>
          </w:rPr>
          <w:delInstrText xml:space="preserve"> ADDIN ZOTERO_ITEM CSL_CITATION {"citationID":"yItxiH3X","properties":{"formattedCitation":"(Darvas et al. 2024; Welslau 2025)","plainCitation":"(Darvas et al. 2024; Welslau 2025)","noteIndex":7},"citationItems":[{"id":34,"uris":["http://zotero.org/groups/4867909/items/RXUPVJ3R"],"itemData":{"id":34,"type":"webpage","container-title":"Bruegel","title":"The implications of the European Union’s new fiscal rules","URL":"https://www.bruegel.org/policy-brief/implications-european-unions-new-fiscal-rules","author":[{"family":"Darvas","given":"Zsolt"},{"family":"Welslau","given":"Lennard"},{"family":"Zettelmeyer","given":"Jeromin"}],"accessed":{"date-parts":[["2025",1,16]]},"issued":{"date-parts":[["2024"]]}}},{"id":19281,"uris":["http://zotero.org/groups/4867909/items/F6UP2L9C"],"itemData":{"id":19281,"type":"software","abstract":"Python replication of the European Commission's Debt Sustainability Analysis","genre":"Jupyter Notebook","license":"MIT","note":"original-date: 2023-09-04T09:11:21Z","source":"GitHub","title":"Github DSA","title-short":"lennardwelslau/eu-debt-sustainability-analysis","URL":"https://github.com/lennardwelslau/eu-debt-sustainability-analysis","author":[{"family":"Welslau","given":"Lennard"}],"accessed":{"date-parts":[["2025",9,29]]},"issued":{"date-parts":[["2025",9,4]]}}}],"schema":"https://github.com/citation-style-language/schema/raw/master/csl-citation.json"} </w:delInstrText>
        </w:r>
        <w:r w:rsidR="00BC4379" w:rsidRPr="00C1148F" w:rsidDel="00C1148F">
          <w:rPr>
            <w:highlight w:val="yellow"/>
            <w:rPrChange w:id="189" w:author="Sven von Wangenheim" w:date="2025-11-03T14:02:00Z" w16du:dateUtc="2025-11-03T13:02:00Z">
              <w:rPr/>
            </w:rPrChange>
          </w:rPr>
          <w:fldChar w:fldCharType="separate"/>
        </w:r>
        <w:r w:rsidR="000377C8" w:rsidRPr="00C1148F" w:rsidDel="00C1148F">
          <w:rPr>
            <w:rFonts w:cs="Open Sans"/>
            <w:highlight w:val="yellow"/>
            <w:rPrChange w:id="190" w:author="Sven von Wangenheim" w:date="2025-11-03T14:02:00Z" w16du:dateUtc="2025-11-03T13:02:00Z">
              <w:rPr>
                <w:rFonts w:cs="Open Sans"/>
              </w:rPr>
            </w:rPrChange>
          </w:rPr>
          <w:delText>(Darvas et al. 2024; Welslau 2025)</w:delText>
        </w:r>
        <w:r w:rsidR="00BC4379" w:rsidRPr="00C1148F" w:rsidDel="00C1148F">
          <w:rPr>
            <w:highlight w:val="yellow"/>
            <w:rPrChange w:id="191" w:author="Sven von Wangenheim" w:date="2025-11-03T14:02:00Z" w16du:dateUtc="2025-11-03T13:02:00Z">
              <w:rPr/>
            </w:rPrChange>
          </w:rPr>
          <w:fldChar w:fldCharType="end"/>
        </w:r>
        <w:r w:rsidR="007B186F" w:rsidRPr="00C1148F" w:rsidDel="00C1148F">
          <w:rPr>
            <w:highlight w:val="yellow"/>
            <w:rPrChange w:id="192" w:author="Sven von Wangenheim" w:date="2025-11-03T14:02:00Z" w16du:dateUtc="2025-11-03T13:02:00Z">
              <w:rPr/>
            </w:rPrChange>
          </w:rPr>
          <w:delText xml:space="preserve"> for all other countries, we rely on the commission’s Excel-based model </w:delText>
        </w:r>
        <w:r w:rsidR="00144317" w:rsidRPr="00C1148F" w:rsidDel="00C1148F">
          <w:rPr>
            <w:highlight w:val="yellow"/>
            <w:rPrChange w:id="193" w:author="Sven von Wangenheim" w:date="2025-11-03T14:02:00Z" w16du:dateUtc="2025-11-03T13:02:00Z">
              <w:rPr/>
            </w:rPrChange>
          </w:rPr>
          <w:fldChar w:fldCharType="begin"/>
        </w:r>
        <w:r w:rsidR="00571F37" w:rsidRPr="00C1148F" w:rsidDel="00C1148F">
          <w:rPr>
            <w:highlight w:val="yellow"/>
            <w:rPrChange w:id="194" w:author="Sven von Wangenheim" w:date="2025-11-03T14:02:00Z" w16du:dateUtc="2025-11-03T13:02:00Z">
              <w:rPr/>
            </w:rPrChange>
          </w:rPr>
          <w:delInstrText xml:space="preserve"> ADDIN ZOTERO_ITEM CSL_CITATION {"citationID":"twZJtOnT","properties":{"formattedCitation":"(European Commission 2025b)","plainCitation":"(European Commission 2025b)","noteIndex":7},"citationItems":[{"id":19537,"uris":["http://zotero.org/groups/4867909/items/XXW3HXGM"],"itemData":{"id":19537,"type":"webpage","abstract":"National medium-term fiscal-structural plans (MTPs) bring together the fiscal policy, structural reforms and investments of a Member State.","language":"en","title":"National medium-term fiscal-structural plans","URL":"https://economy-finance.ec.europa.eu/economic-and-fiscal-governance/stability-and-growth-pact/preventive-arm/national-medium-term-fiscal-structural-plans_en","author":[{"literal":"European Commission"}],"accessed":{"date-parts":[["2025",10,13]]},"issued":{"date-parts":[["2025"]]}}}],"schema":"https://github.com/citation-style-language/schema/raw/master/csl-citation.json"} </w:delInstrText>
        </w:r>
        <w:r w:rsidR="00144317" w:rsidRPr="00C1148F" w:rsidDel="00C1148F">
          <w:rPr>
            <w:highlight w:val="yellow"/>
            <w:rPrChange w:id="195" w:author="Sven von Wangenheim" w:date="2025-11-03T14:02:00Z" w16du:dateUtc="2025-11-03T13:02:00Z">
              <w:rPr/>
            </w:rPrChange>
          </w:rPr>
          <w:fldChar w:fldCharType="separate"/>
        </w:r>
        <w:r w:rsidR="00144317" w:rsidRPr="00C1148F" w:rsidDel="00C1148F">
          <w:rPr>
            <w:rFonts w:cs="Open Sans"/>
            <w:highlight w:val="yellow"/>
            <w:rPrChange w:id="196" w:author="Sven von Wangenheim" w:date="2025-11-03T14:02:00Z" w16du:dateUtc="2025-11-03T13:02:00Z">
              <w:rPr>
                <w:rFonts w:cs="Open Sans"/>
              </w:rPr>
            </w:rPrChange>
          </w:rPr>
          <w:delText>(European Commission 2025b)</w:delText>
        </w:r>
        <w:r w:rsidR="00144317" w:rsidRPr="00C1148F" w:rsidDel="00C1148F">
          <w:rPr>
            <w:highlight w:val="yellow"/>
            <w:rPrChange w:id="197" w:author="Sven von Wangenheim" w:date="2025-11-03T14:02:00Z" w16du:dateUtc="2025-11-03T13:02:00Z">
              <w:rPr/>
            </w:rPrChange>
          </w:rPr>
          <w:fldChar w:fldCharType="end"/>
        </w:r>
        <w:r w:rsidR="007B186F" w:rsidRPr="00C1148F" w:rsidDel="00C1148F">
          <w:rPr>
            <w:highlight w:val="yellow"/>
            <w:rPrChange w:id="198" w:author="Sven von Wangenheim" w:date="2025-11-03T14:02:00Z" w16du:dateUtc="2025-11-03T13:02:00Z">
              <w:rPr/>
            </w:rPrChange>
          </w:rPr>
          <w:delText> for Germany to better replicate the non-linear adjustment path assumed in the German medium-term plan.</w:delText>
        </w:r>
        <w:r w:rsidR="007B186F" w:rsidRPr="007B186F" w:rsidDel="00C1148F">
          <w:delText xml:space="preserve"> </w:delText>
        </w:r>
      </w:del>
    </w:p>
  </w:footnote>
  <w:footnote w:id="9">
    <w:p w14:paraId="05FDADB9" w14:textId="7C8D3017" w:rsidR="00FD03AD" w:rsidRPr="00037E6C" w:rsidRDefault="00FD03AD" w:rsidP="00F379F4">
      <w:pPr>
        <w:pStyle w:val="FootnoteText"/>
        <w:rPr>
          <w:szCs w:val="14"/>
        </w:rPr>
      </w:pPr>
      <w:r w:rsidRPr="00DF2D91">
        <w:rPr>
          <w:rStyle w:val="FootnoteReference"/>
        </w:rPr>
        <w:footnoteRef/>
      </w:r>
      <w:r w:rsidRPr="000A144E">
        <w:rPr>
          <w:szCs w:val="14"/>
        </w:rPr>
        <w:t xml:space="preserve"> </w:t>
      </w:r>
      <w:r w:rsidR="009E43AE" w:rsidRPr="000A144E">
        <w:rPr>
          <w:szCs w:val="14"/>
        </w:rPr>
        <w:t>The resulting changes in potential growth are largely based on assumptions regarding the impact of specific policy measures on the structural components of GDP (trend participation rate, trend TFP</w:t>
      </w:r>
      <w:r w:rsidR="00592F4B">
        <w:rPr>
          <w:szCs w:val="14"/>
        </w:rPr>
        <w:t>, etc.</w:t>
      </w:r>
      <w:r w:rsidR="009E43AE" w:rsidRPr="000A144E">
        <w:rPr>
          <w:szCs w:val="14"/>
        </w:rPr>
        <w:t xml:space="preserve">). This highlights the need for studies assessing the impacts of structural reforms on long-term GDP, i.e., potential output. The results of these studies can then directly inform the </w:t>
      </w:r>
      <w:r w:rsidR="00991CFA">
        <w:rPr>
          <w:szCs w:val="14"/>
        </w:rPr>
        <w:t xml:space="preserve">PREM </w:t>
      </w:r>
      <w:r w:rsidR="009E43AE" w:rsidRPr="000A144E">
        <w:rPr>
          <w:szCs w:val="14"/>
        </w:rPr>
        <w:t>model and be incorporated into the state equations of the model.</w:t>
      </w:r>
    </w:p>
  </w:footnote>
  <w:footnote w:id="10">
    <w:p w14:paraId="49393542" w14:textId="4F20814E" w:rsidR="00A83549" w:rsidRPr="000A144E" w:rsidDel="00D238BF" w:rsidRDefault="00793AE0" w:rsidP="00A83549">
      <w:pPr>
        <w:pStyle w:val="FootnoteText"/>
        <w:rPr>
          <w:del w:id="213" w:author="Sven von Wangenheim" w:date="2025-11-03T15:55:00Z" w16du:dateUtc="2025-11-03T14:55:00Z"/>
        </w:rPr>
      </w:pPr>
      <w:del w:id="214" w:author="Sven von Wangenheim" w:date="2025-11-03T15:55:00Z" w16du:dateUtc="2025-11-03T14:55:00Z">
        <w:r w:rsidRPr="00D238BF" w:rsidDel="00D238BF">
          <w:rPr>
            <w:rStyle w:val="FootnoteReference"/>
            <w:highlight w:val="yellow"/>
            <w:rPrChange w:id="215" w:author="Sven von Wangenheim" w:date="2025-11-03T15:55:00Z" w16du:dateUtc="2025-11-03T14:55:00Z">
              <w:rPr>
                <w:rStyle w:val="FootnoteReference"/>
              </w:rPr>
            </w:rPrChange>
          </w:rPr>
          <w:footnoteRef/>
        </w:r>
        <w:r w:rsidR="00FD2613" w:rsidRPr="00D238BF" w:rsidDel="00D238BF">
          <w:rPr>
            <w:highlight w:val="yellow"/>
            <w:rPrChange w:id="216" w:author="Sven von Wangenheim" w:date="2025-11-03T15:55:00Z" w16du:dateUtc="2025-11-03T14:55:00Z">
              <w:rPr/>
            </w:rPrChange>
          </w:rPr>
          <w:delText xml:space="preserve"> </w:delText>
        </w:r>
        <w:r w:rsidR="00E542EE" w:rsidRPr="00D238BF" w:rsidDel="00D238BF">
          <w:rPr>
            <w:highlight w:val="yellow"/>
            <w:rPrChange w:id="217" w:author="Sven von Wangenheim" w:date="2025-11-03T15:55:00Z" w16du:dateUtc="2025-11-03T14:55:00Z">
              <w:rPr/>
            </w:rPrChange>
          </w:rPr>
          <w:delText>For Germany w</w:delText>
        </w:r>
        <w:r w:rsidR="0078349A" w:rsidRPr="00D238BF" w:rsidDel="00D238BF">
          <w:rPr>
            <w:highlight w:val="yellow"/>
            <w:rPrChange w:id="218" w:author="Sven von Wangenheim" w:date="2025-11-03T15:55:00Z" w16du:dateUtc="2025-11-03T14:55:00Z">
              <w:rPr/>
            </w:rPrChange>
          </w:rPr>
          <w:delText>e assume</w:delText>
        </w:r>
        <w:r w:rsidR="0084292F" w:rsidRPr="00D238BF" w:rsidDel="00D238BF">
          <w:rPr>
            <w:highlight w:val="yellow"/>
            <w:rPrChange w:id="219" w:author="Sven von Wangenheim" w:date="2025-11-03T15:55:00Z" w16du:dateUtc="2025-11-03T14:55:00Z">
              <w:rPr/>
            </w:rPrChange>
          </w:rPr>
          <w:delText xml:space="preserve"> th</w:delText>
        </w:r>
        <w:r w:rsidR="001426D3" w:rsidRPr="00D238BF" w:rsidDel="00D238BF">
          <w:rPr>
            <w:highlight w:val="yellow"/>
            <w:rPrChange w:id="220" w:author="Sven von Wangenheim" w:date="2025-11-03T15:55:00Z" w16du:dateUtc="2025-11-03T14:55:00Z">
              <w:rPr/>
            </w:rPrChange>
          </w:rPr>
          <w:delText xml:space="preserve">e same non-linear SPB adjustment path </w:delText>
        </w:r>
        <w:r w:rsidR="00140411" w:rsidRPr="00D238BF" w:rsidDel="00D238BF">
          <w:rPr>
            <w:highlight w:val="yellow"/>
            <w:rPrChange w:id="221" w:author="Sven von Wangenheim" w:date="2025-11-03T15:55:00Z" w16du:dateUtc="2025-11-03T14:55:00Z">
              <w:rPr/>
            </w:rPrChange>
          </w:rPr>
          <w:delText>as</w:delText>
        </w:r>
        <w:r w:rsidR="005A0E80" w:rsidRPr="00D238BF" w:rsidDel="00D238BF">
          <w:rPr>
            <w:highlight w:val="yellow"/>
            <w:rPrChange w:id="222" w:author="Sven von Wangenheim" w:date="2025-11-03T15:55:00Z" w16du:dateUtc="2025-11-03T14:55:00Z">
              <w:rPr/>
            </w:rPrChange>
          </w:rPr>
          <w:delText xml:space="preserve"> in the </w:delText>
        </w:r>
        <w:r w:rsidR="0078349A" w:rsidRPr="00D238BF" w:rsidDel="00D238BF">
          <w:rPr>
            <w:highlight w:val="yellow"/>
            <w:rPrChange w:id="223" w:author="Sven von Wangenheim" w:date="2025-11-03T15:55:00Z" w16du:dateUtc="2025-11-03T14:55:00Z">
              <w:rPr/>
            </w:rPrChange>
          </w:rPr>
          <w:delText>German medium-term plan</w:delText>
        </w:r>
        <w:r w:rsidR="005A0E80" w:rsidRPr="00D238BF" w:rsidDel="00D238BF">
          <w:rPr>
            <w:highlight w:val="yellow"/>
            <w:rPrChange w:id="224" w:author="Sven von Wangenheim" w:date="2025-11-03T15:55:00Z" w16du:dateUtc="2025-11-03T14:55:00Z">
              <w:rPr/>
            </w:rPrChange>
          </w:rPr>
          <w:delText xml:space="preserve"> </w:delText>
        </w:r>
        <w:r w:rsidR="00140411" w:rsidRPr="00D238BF" w:rsidDel="00D238BF">
          <w:rPr>
            <w:highlight w:val="yellow"/>
            <w:rPrChange w:id="225" w:author="Sven von Wangenheim" w:date="2025-11-03T15:55:00Z" w16du:dateUtc="2025-11-03T14:55:00Z">
              <w:rPr/>
            </w:rPrChange>
          </w:rPr>
          <w:delText xml:space="preserve">whereby </w:delText>
        </w:r>
        <w:r w:rsidR="002C1078" w:rsidRPr="00D238BF" w:rsidDel="00D238BF">
          <w:rPr>
            <w:highlight w:val="yellow"/>
            <w:rPrChange w:id="226" w:author="Sven von Wangenheim" w:date="2025-11-03T15:55:00Z" w16du:dateUtc="2025-11-03T14:55:00Z">
              <w:rPr/>
            </w:rPrChange>
          </w:rPr>
          <w:delText>the SPB</w:delText>
        </w:r>
        <w:r w:rsidR="00140411" w:rsidRPr="00D238BF" w:rsidDel="00D238BF">
          <w:rPr>
            <w:highlight w:val="yellow"/>
            <w:rPrChange w:id="227" w:author="Sven von Wangenheim" w:date="2025-11-03T15:55:00Z" w16du:dateUtc="2025-11-03T14:55:00Z">
              <w:rPr/>
            </w:rPrChange>
          </w:rPr>
          <w:delText xml:space="preserve"> first </w:delText>
        </w:r>
        <w:r w:rsidR="002C1078" w:rsidRPr="00D238BF" w:rsidDel="00D238BF">
          <w:rPr>
            <w:highlight w:val="yellow"/>
            <w:rPrChange w:id="228" w:author="Sven von Wangenheim" w:date="2025-11-03T15:55:00Z" w16du:dateUtc="2025-11-03T14:55:00Z">
              <w:rPr/>
            </w:rPrChange>
          </w:rPr>
          <w:delText>decreases in 2025 and 2026 before increasing in the following years</w:delText>
        </w:r>
        <w:r w:rsidR="00A07370" w:rsidRPr="00D238BF" w:rsidDel="00D238BF">
          <w:rPr>
            <w:highlight w:val="yellow"/>
            <w:rPrChange w:id="229" w:author="Sven von Wangenheim" w:date="2025-11-03T15:55:00Z" w16du:dateUtc="2025-11-03T14:55:00Z">
              <w:rPr/>
            </w:rPrChange>
          </w:rPr>
          <w:delText xml:space="preserve"> of the adjustment period</w:delText>
        </w:r>
        <w:r w:rsidR="002C1078" w:rsidRPr="00D238BF" w:rsidDel="00D238BF">
          <w:rPr>
            <w:highlight w:val="yellow"/>
            <w:rPrChange w:id="230" w:author="Sven von Wangenheim" w:date="2025-11-03T15:55:00Z" w16du:dateUtc="2025-11-03T14:55:00Z">
              <w:rPr/>
            </w:rPrChange>
          </w:rPr>
          <w:delText xml:space="preserve">. </w:delText>
        </w:r>
      </w:del>
      <w:ins w:id="231" w:author="Saskia Gottschalk" w:date="2025-11-03T14:51:00Z" w16du:dateUtc="2025-11-03T13:51:00Z">
        <w:del w:id="232" w:author="Sven von Wangenheim" w:date="2025-11-03T15:55:00Z" w16du:dateUtc="2025-11-03T14:55:00Z">
          <w:r w:rsidR="00435705" w:rsidRPr="00D238BF" w:rsidDel="00D238BF">
            <w:rPr>
              <w:highlight w:val="yellow"/>
              <w:rPrChange w:id="233" w:author="Sven von Wangenheim" w:date="2025-11-03T15:55:00Z" w16du:dateUtc="2025-11-03T14:55:00Z">
                <w:rPr>
                  <w:highlight w:val="cyan"/>
                </w:rPr>
              </w:rPrChange>
            </w:rPr>
            <w:delText>F</w:delText>
          </w:r>
          <w:r w:rsidR="00C15504" w:rsidRPr="00D238BF" w:rsidDel="00D238BF">
            <w:rPr>
              <w:highlight w:val="yellow"/>
            </w:rPr>
            <w:delText xml:space="preserve">or Germany we acknowledge the costs of the fiscal package and therefore follow the national medium-term plan in increasing spending in 2025 and 2026. Only starting 2027, we assume a linear adjustment path with an increasing SPB as this is the year SPB starts to increase in the German medium-term plan. While this adjustment structure is still not exactly in line with the medium-term </w:delText>
          </w:r>
          <w:r w:rsidR="00C15504" w:rsidRPr="00D238BF" w:rsidDel="00D238BF">
            <w:rPr>
              <w:color w:val="EE0000"/>
              <w:highlight w:val="yellow"/>
              <w:rPrChange w:id="234" w:author="Sven von Wangenheim" w:date="2025-11-03T15:55:00Z" w16du:dateUtc="2025-11-03T14:55:00Z">
                <w:rPr>
                  <w:color w:val="EE0000"/>
                  <w:highlight w:val="cyan"/>
                </w:rPr>
              </w:rPrChange>
            </w:rPr>
            <w:delText>plan, we assume optimal linear paths (starting 2027) to ensure comparability between our baseline and scenario estimates, as done in the analyses for other countries.</w:delText>
          </w:r>
        </w:del>
      </w:ins>
      <w:ins w:id="235" w:author="Saskia Gottschalk" w:date="2025-11-03T14:53:00Z" w16du:dateUtc="2025-11-03T13:53:00Z">
        <w:del w:id="236" w:author="Sven von Wangenheim" w:date="2025-11-03T15:55:00Z" w16du:dateUtc="2025-11-03T14:55:00Z">
          <w:r w:rsidR="00B7665E" w:rsidRPr="00D238BF" w:rsidDel="00D238BF">
            <w:rPr>
              <w:color w:val="EE0000"/>
              <w:highlight w:val="yellow"/>
              <w:rPrChange w:id="237" w:author="Sven von Wangenheim" w:date="2025-11-03T15:55:00Z" w16du:dateUtc="2025-11-03T14:55:00Z">
                <w:rPr>
                  <w:color w:val="EE0000"/>
                  <w:highlight w:val="cyan"/>
                </w:rPr>
              </w:rPrChange>
            </w:rPr>
            <w:delText xml:space="preserve"> </w:delText>
          </w:r>
        </w:del>
      </w:ins>
      <w:del w:id="238" w:author="Sven von Wangenheim" w:date="2025-11-03T15:55:00Z" w16du:dateUtc="2025-11-03T14:55:00Z">
        <w:r w:rsidR="002C1078" w:rsidRPr="00D238BF" w:rsidDel="00D238BF">
          <w:rPr>
            <w:highlight w:val="yellow"/>
            <w:rPrChange w:id="239" w:author="Sven von Wangenheim" w:date="2025-11-03T15:55:00Z" w16du:dateUtc="2025-11-03T14:55:00Z">
              <w:rPr/>
            </w:rPrChange>
          </w:rPr>
          <w:delText>However, i</w:delText>
        </w:r>
        <w:r w:rsidR="00D55DCF" w:rsidRPr="00D238BF" w:rsidDel="00D238BF">
          <w:rPr>
            <w:highlight w:val="yellow"/>
            <w:rPrChange w:id="240" w:author="Sven von Wangenheim" w:date="2025-11-03T15:55:00Z" w16du:dateUtc="2025-11-03T14:55:00Z">
              <w:rPr/>
            </w:rPrChange>
          </w:rPr>
          <w:delText>f the Germ</w:delText>
        </w:r>
        <w:r w:rsidR="00544119" w:rsidRPr="00D238BF" w:rsidDel="00D238BF">
          <w:rPr>
            <w:highlight w:val="yellow"/>
            <w:rPrChange w:id="241" w:author="Sven von Wangenheim" w:date="2025-11-03T15:55:00Z" w16du:dateUtc="2025-11-03T14:55:00Z">
              <w:rPr/>
            </w:rPrChange>
          </w:rPr>
          <w:delText xml:space="preserve">an optimal adjustment path were calculated </w:delText>
        </w:r>
        <w:r w:rsidR="00426A2A" w:rsidRPr="00D238BF" w:rsidDel="00D238BF">
          <w:rPr>
            <w:highlight w:val="yellow"/>
            <w:rPrChange w:id="242" w:author="Sven von Wangenheim" w:date="2025-11-03T15:55:00Z" w16du:dateUtc="2025-11-03T14:55:00Z">
              <w:rPr/>
            </w:rPrChange>
          </w:rPr>
          <w:delText xml:space="preserve">as is done for the other countries </w:delText>
        </w:r>
        <w:r w:rsidR="007057E1" w:rsidRPr="00D238BF" w:rsidDel="00D238BF">
          <w:rPr>
            <w:highlight w:val="yellow"/>
            <w:rPrChange w:id="243" w:author="Sven von Wangenheim" w:date="2025-11-03T15:55:00Z" w16du:dateUtc="2025-11-03T14:55:00Z">
              <w:rPr/>
            </w:rPrChange>
          </w:rPr>
          <w:delText>–</w:delText>
        </w:r>
        <w:r w:rsidR="00426A2A" w:rsidRPr="00D238BF" w:rsidDel="00D238BF">
          <w:rPr>
            <w:highlight w:val="yellow"/>
            <w:rPrChange w:id="244" w:author="Sven von Wangenheim" w:date="2025-11-03T15:55:00Z" w16du:dateUtc="2025-11-03T14:55:00Z">
              <w:rPr/>
            </w:rPrChange>
          </w:rPr>
          <w:delText xml:space="preserve"> </w:delText>
        </w:r>
        <w:r w:rsidR="00FD2613" w:rsidRPr="00D238BF" w:rsidDel="00D238BF">
          <w:rPr>
            <w:highlight w:val="yellow"/>
            <w:rPrChange w:id="245" w:author="Sven von Wangenheim" w:date="2025-11-03T15:55:00Z" w16du:dateUtc="2025-11-03T14:55:00Z">
              <w:rPr/>
            </w:rPrChange>
          </w:rPr>
          <w:delText>based on a linear increase of the SPB starting in 2025</w:delText>
        </w:r>
        <w:r w:rsidR="00426A2A" w:rsidRPr="00D238BF" w:rsidDel="00D238BF">
          <w:rPr>
            <w:highlight w:val="yellow"/>
            <w:rPrChange w:id="246" w:author="Sven von Wangenheim" w:date="2025-11-03T15:55:00Z" w16du:dateUtc="2025-11-03T14:55:00Z">
              <w:rPr/>
            </w:rPrChange>
          </w:rPr>
          <w:delText xml:space="preserve"> – </w:delText>
        </w:r>
        <w:r w:rsidR="007057E1" w:rsidRPr="00D238BF" w:rsidDel="00D238BF">
          <w:rPr>
            <w:highlight w:val="yellow"/>
            <w:rPrChange w:id="247" w:author="Sven von Wangenheim" w:date="2025-11-03T15:55:00Z" w16du:dateUtc="2025-11-03T14:55:00Z">
              <w:rPr/>
            </w:rPrChange>
          </w:rPr>
          <w:delText>this would result in approximately the same diffe</w:delText>
        </w:r>
        <w:r w:rsidR="002C1078" w:rsidRPr="00D238BF" w:rsidDel="00D238BF">
          <w:rPr>
            <w:highlight w:val="yellow"/>
            <w:rPrChange w:id="248" w:author="Sven von Wangenheim" w:date="2025-11-03T15:55:00Z" w16du:dateUtc="2025-11-03T14:55:00Z">
              <w:rPr/>
            </w:rPrChange>
          </w:rPr>
          <w:delText>re</w:delText>
        </w:r>
        <w:r w:rsidR="007057E1" w:rsidRPr="00D238BF" w:rsidDel="00D238BF">
          <w:rPr>
            <w:highlight w:val="yellow"/>
            <w:rPrChange w:id="249" w:author="Sven von Wangenheim" w:date="2025-11-03T15:55:00Z" w16du:dateUtc="2025-11-03T14:55:00Z">
              <w:rPr/>
            </w:rPrChange>
          </w:rPr>
          <w:delText xml:space="preserve">nce </w:delText>
        </w:r>
        <w:r w:rsidR="002C1078" w:rsidRPr="00D238BF" w:rsidDel="00D238BF">
          <w:rPr>
            <w:highlight w:val="yellow"/>
            <w:rPrChange w:id="250" w:author="Sven von Wangenheim" w:date="2025-11-03T15:55:00Z" w16du:dateUtc="2025-11-03T14:55:00Z">
              <w:rPr/>
            </w:rPrChange>
          </w:rPr>
          <w:delText>between the baseline and the scenario SPB target and thus the same change in fiscal space due to policy</w:delText>
        </w:r>
        <w:r w:rsidR="00A07370" w:rsidRPr="00D238BF" w:rsidDel="00D238BF">
          <w:rPr>
            <w:highlight w:val="yellow"/>
            <w:rPrChange w:id="251" w:author="Sven von Wangenheim" w:date="2025-11-03T15:55:00Z" w16du:dateUtc="2025-11-03T14:55:00Z">
              <w:rPr/>
            </w:rPrChange>
          </w:rPr>
          <w:delText>-</w:delText>
        </w:r>
        <w:r w:rsidR="002C1078" w:rsidRPr="00D238BF" w:rsidDel="00D238BF">
          <w:rPr>
            <w:highlight w:val="yellow"/>
            <w:rPrChange w:id="252" w:author="Sven von Wangenheim" w:date="2025-11-03T15:55:00Z" w16du:dateUtc="2025-11-03T14:55:00Z">
              <w:rPr/>
            </w:rPrChange>
          </w:rPr>
          <w:delText>responsive potential output estimation.</w:delText>
        </w:r>
        <w:r w:rsidR="002C1078" w:rsidDel="00D238BF">
          <w:delText xml:space="preserve"> </w:delText>
        </w:r>
      </w:del>
    </w:p>
  </w:footnote>
  <w:footnote w:id="11">
    <w:p w14:paraId="263BDD84" w14:textId="03548E30" w:rsidR="001475F0" w:rsidRPr="001475F0" w:rsidRDefault="001475F0">
      <w:pPr>
        <w:pStyle w:val="FootnoteText"/>
      </w:pPr>
      <w:r w:rsidRPr="00DF2D91">
        <w:rPr>
          <w:rStyle w:val="FootnoteReference"/>
        </w:rPr>
        <w:footnoteRef/>
      </w:r>
      <w:r>
        <w:t xml:space="preserve"> </w:t>
      </w:r>
      <w:r w:rsidR="00FE2F4B" w:rsidRPr="00FE2F4B">
        <w:t xml:space="preserve">Importantly, we do not claim that this type of reform necessarily increases unemployment. The specification is a modelling choice intended to demonstrate that the PREM </w:t>
      </w:r>
      <w:r w:rsidR="00561C72">
        <w:t>works</w:t>
      </w:r>
      <w:r w:rsidR="00FE2F4B" w:rsidRPr="00FE2F4B">
        <w:t xml:space="preserve"> symmetrica</w:t>
      </w:r>
      <w:r w:rsidR="00561C72">
        <w:t>l</w:t>
      </w:r>
      <w:r w:rsidR="00FE2F4B" w:rsidRPr="00FE2F4B">
        <w:t>l</w:t>
      </w:r>
      <w:r w:rsidR="00561C72">
        <w:t>y to capture both positive and negative policy effects. Hence, the PREM</w:t>
      </w:r>
      <w:r w:rsidR="00FE2F4B" w:rsidRPr="00FE2F4B">
        <w:t xml:space="preserve"> does not automatically imply higher potential output</w:t>
      </w:r>
      <w:r w:rsidR="006D2C25">
        <w:t xml:space="preserve">. </w:t>
      </w:r>
    </w:p>
  </w:footnote>
  <w:footnote w:id="12">
    <w:p w14:paraId="5F47827A" w14:textId="3F0A43B9" w:rsidR="00B22810" w:rsidRPr="00A81D9B" w:rsidRDefault="00B22810" w:rsidP="00B22810">
      <w:pPr>
        <w:pStyle w:val="FootnoteText"/>
        <w:rPr>
          <w:lang w:val="en-US"/>
        </w:rPr>
      </w:pPr>
      <w:r w:rsidRPr="00DF2D91">
        <w:rPr>
          <w:rStyle w:val="FootnoteReference"/>
        </w:rPr>
        <w:footnoteRef/>
      </w:r>
      <w:r w:rsidRPr="000A144E">
        <w:t xml:space="preserve"> Since NGFS scenarios were not designed specifically for EU fiscal surveillance in the context of the DSA, the magnitudes of deviations from the baseline in that exercise are not necessarily informative. This is related to the fact that the NGFS scenarios do not reflect EU-specific policy realities. This holds despite the selected NGFS scenario being chosen based on minimizing this policy gap and thus measured effect between the EU reality and the scenario. Accordingly, the contribution is primarily methodological: the paper demonstrates how climate damages and transition policies can, in principle, be incorporated into the DSA by adjusting the EUCAM baseline.</w:t>
      </w:r>
    </w:p>
  </w:footnote>
  <w:footnote w:id="13">
    <w:p w14:paraId="5CE19C22" w14:textId="14B5F9BF" w:rsidR="00B76855" w:rsidRPr="00B76855" w:rsidRDefault="00B76855">
      <w:pPr>
        <w:pStyle w:val="FootnoteText"/>
      </w:pPr>
      <w:r w:rsidRPr="00DF2D91">
        <w:rPr>
          <w:rStyle w:val="FootnoteReference"/>
        </w:rPr>
        <w:footnoteRef/>
      </w:r>
      <w:r>
        <w:t xml:space="preserve"> </w:t>
      </w:r>
      <w:r w:rsidR="007A0FC0" w:rsidRPr="007A0FC0">
        <w:t xml:space="preserve">  In the EUCAM production function, the output elasticity of capital is assumed to be 0.35</w:t>
      </w:r>
      <w:r w:rsidR="007A0FC0">
        <w:t xml:space="preserve">. </w:t>
      </w:r>
      <w:r w:rsidR="007A0FC0" w:rsidRPr="007A0FC0">
        <w:t xml:space="preserve">Following the wider empirical literature, the OBR assumes an output elasticity of 0.1 for public capital, and output elasticities of 0.67 and 0.23 for labour and private capital, respectively </w:t>
      </w:r>
      <w:r w:rsidR="00894C0A">
        <w:fldChar w:fldCharType="begin"/>
      </w:r>
      <w:r w:rsidR="008C7004">
        <w:instrText xml:space="preserve"> ADDIN ZOTERO_ITEM CSL_CITATION {"citationID":"pAyBxV4c","properties":{"formattedCitation":"(Suresh et al. 2024)","plainCitation":"(Suresh et al. 2024)","noteIndex":12},"citationItems":[{"id":19535,"uris":["http://zotero.org/groups/4867909/items/T85SZUMH"],"itemData":{"id":19535,"type":"webpage","abstract":"This discussion paper sets out how public investment is accounted for in our fiscal forecast, before exploring the key transmission mechanisms through which it can affect potential output. It then outlines our proposed approach to modelling the impact of public investment on potential output.","container-title":"Office for Budget Responsibility","language":"en-GB","title":"Public investment and potential output","URL":"https://obr.uk/public-investment-and-potential-output/","author":[{"family":"Suresh","given":"Neetha"},{"literal":"Rachel Ghaw"},{"literal":"Ronnie Obeng-Osei"},{"literal":"Tom Wickstead"}],"accessed":{"date-parts":[["2025",3,31]]},"issued":{"date-parts":[["2024",8,29]]}}}],"schema":"https://github.com/citation-style-language/schema/raw/master/csl-citation.json"} </w:instrText>
      </w:r>
      <w:r w:rsidR="00894C0A">
        <w:fldChar w:fldCharType="separate"/>
      </w:r>
      <w:r w:rsidR="00894C0A" w:rsidRPr="00894C0A">
        <w:rPr>
          <w:rFonts w:cs="Open Sans"/>
        </w:rPr>
        <w:t>(Suresh et al. 2024)</w:t>
      </w:r>
      <w:r w:rsidR="00894C0A">
        <w:fldChar w:fldCharType="end"/>
      </w:r>
      <w:r w:rsidR="00894C0A">
        <w:t>.</w:t>
      </w:r>
      <w:r w:rsidR="007A0FC0" w:rsidRPr="007A0FC0">
        <w:t xml:space="preserve"> We follow this approach while maintaining the output elasticity for labour assumed in the EUCAM (0.65), therefore assigning output elasticities of 0.25 and 0.1 for private and public capital, respectively.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32D6" w14:textId="77777777" w:rsidR="0029544A" w:rsidRPr="000A144E" w:rsidRDefault="00A85CCF" w:rsidP="0029544A">
    <w:pPr>
      <w:pStyle w:val="Header"/>
      <w:jc w:val="right"/>
    </w:pPr>
    <w:r w:rsidRPr="000A144E">
      <w:rPr>
        <w:noProof/>
      </w:rPr>
      <w:drawing>
        <wp:anchor distT="0" distB="0" distL="114300" distR="114300" simplePos="0" relativeHeight="251658240" behindDoc="1" locked="0" layoutInCell="1" allowOverlap="1" wp14:anchorId="33FBE64C" wp14:editId="61BECA66">
          <wp:simplePos x="0" y="0"/>
          <wp:positionH relativeFrom="column">
            <wp:posOffset>4081780</wp:posOffset>
          </wp:positionH>
          <wp:positionV relativeFrom="paragraph">
            <wp:posOffset>-306704</wp:posOffset>
          </wp:positionV>
          <wp:extent cx="1813256" cy="362600"/>
          <wp:effectExtent l="0" t="0" r="0" b="0"/>
          <wp:wrapNone/>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8091" cy="36356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A548448E"/>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3C76F86C"/>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4E801BD6"/>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8F8CB00"/>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A6E2D666"/>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253E84"/>
    <w:multiLevelType w:val="hybridMultilevel"/>
    <w:tmpl w:val="281E545E"/>
    <w:lvl w:ilvl="0" w:tplc="EAF0BA2C">
      <w:start w:val="1"/>
      <w:numFmt w:val="bullet"/>
      <w:lvlText w:val=""/>
      <w:lvlJc w:val="left"/>
      <w:pPr>
        <w:ind w:left="1020" w:hanging="360"/>
      </w:pPr>
      <w:rPr>
        <w:rFonts w:ascii="Symbol" w:hAnsi="Symbol"/>
      </w:rPr>
    </w:lvl>
    <w:lvl w:ilvl="1" w:tplc="C8B09D44">
      <w:start w:val="1"/>
      <w:numFmt w:val="bullet"/>
      <w:lvlText w:val=""/>
      <w:lvlJc w:val="left"/>
      <w:pPr>
        <w:ind w:left="1020" w:hanging="360"/>
      </w:pPr>
      <w:rPr>
        <w:rFonts w:ascii="Symbol" w:hAnsi="Symbol"/>
      </w:rPr>
    </w:lvl>
    <w:lvl w:ilvl="2" w:tplc="9F506A2C">
      <w:start w:val="1"/>
      <w:numFmt w:val="bullet"/>
      <w:lvlText w:val=""/>
      <w:lvlJc w:val="left"/>
      <w:pPr>
        <w:ind w:left="1020" w:hanging="360"/>
      </w:pPr>
      <w:rPr>
        <w:rFonts w:ascii="Symbol" w:hAnsi="Symbol"/>
      </w:rPr>
    </w:lvl>
    <w:lvl w:ilvl="3" w:tplc="7492A3AC">
      <w:start w:val="1"/>
      <w:numFmt w:val="bullet"/>
      <w:lvlText w:val=""/>
      <w:lvlJc w:val="left"/>
      <w:pPr>
        <w:ind w:left="1020" w:hanging="360"/>
      </w:pPr>
      <w:rPr>
        <w:rFonts w:ascii="Symbol" w:hAnsi="Symbol"/>
      </w:rPr>
    </w:lvl>
    <w:lvl w:ilvl="4" w:tplc="75CEDD58">
      <w:start w:val="1"/>
      <w:numFmt w:val="bullet"/>
      <w:lvlText w:val=""/>
      <w:lvlJc w:val="left"/>
      <w:pPr>
        <w:ind w:left="1020" w:hanging="360"/>
      </w:pPr>
      <w:rPr>
        <w:rFonts w:ascii="Symbol" w:hAnsi="Symbol"/>
      </w:rPr>
    </w:lvl>
    <w:lvl w:ilvl="5" w:tplc="0CAEBB2A">
      <w:start w:val="1"/>
      <w:numFmt w:val="bullet"/>
      <w:lvlText w:val=""/>
      <w:lvlJc w:val="left"/>
      <w:pPr>
        <w:ind w:left="1020" w:hanging="360"/>
      </w:pPr>
      <w:rPr>
        <w:rFonts w:ascii="Symbol" w:hAnsi="Symbol"/>
      </w:rPr>
    </w:lvl>
    <w:lvl w:ilvl="6" w:tplc="A990666C">
      <w:start w:val="1"/>
      <w:numFmt w:val="bullet"/>
      <w:lvlText w:val=""/>
      <w:lvlJc w:val="left"/>
      <w:pPr>
        <w:ind w:left="1020" w:hanging="360"/>
      </w:pPr>
      <w:rPr>
        <w:rFonts w:ascii="Symbol" w:hAnsi="Symbol"/>
      </w:rPr>
    </w:lvl>
    <w:lvl w:ilvl="7" w:tplc="D4322792">
      <w:start w:val="1"/>
      <w:numFmt w:val="bullet"/>
      <w:lvlText w:val=""/>
      <w:lvlJc w:val="left"/>
      <w:pPr>
        <w:ind w:left="1020" w:hanging="360"/>
      </w:pPr>
      <w:rPr>
        <w:rFonts w:ascii="Symbol" w:hAnsi="Symbol"/>
      </w:rPr>
    </w:lvl>
    <w:lvl w:ilvl="8" w:tplc="6FB60F14">
      <w:start w:val="1"/>
      <w:numFmt w:val="bullet"/>
      <w:lvlText w:val=""/>
      <w:lvlJc w:val="left"/>
      <w:pPr>
        <w:ind w:left="1020" w:hanging="360"/>
      </w:pPr>
      <w:rPr>
        <w:rFonts w:ascii="Symbol" w:hAnsi="Symbol"/>
      </w:rPr>
    </w:lvl>
  </w:abstractNum>
  <w:abstractNum w:abstractNumId="6" w15:restartNumberingAfterBreak="0">
    <w:nsid w:val="13861D1C"/>
    <w:multiLevelType w:val="hybridMultilevel"/>
    <w:tmpl w:val="8EF26908"/>
    <w:lvl w:ilvl="0" w:tplc="816466C8">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BB0EBA"/>
    <w:multiLevelType w:val="hybridMultilevel"/>
    <w:tmpl w:val="3D18149E"/>
    <w:lvl w:ilvl="0" w:tplc="3DE04DBE">
      <w:start w:val="1"/>
      <w:numFmt w:val="bullet"/>
      <w:lvlText w:val=""/>
      <w:lvlJc w:val="left"/>
      <w:pPr>
        <w:ind w:left="1320" w:hanging="360"/>
      </w:pPr>
      <w:rPr>
        <w:rFonts w:ascii="Symbol" w:hAnsi="Symbol"/>
      </w:rPr>
    </w:lvl>
    <w:lvl w:ilvl="1" w:tplc="CF907D6A">
      <w:start w:val="1"/>
      <w:numFmt w:val="bullet"/>
      <w:lvlText w:val=""/>
      <w:lvlJc w:val="left"/>
      <w:pPr>
        <w:ind w:left="1320" w:hanging="360"/>
      </w:pPr>
      <w:rPr>
        <w:rFonts w:ascii="Symbol" w:hAnsi="Symbol"/>
      </w:rPr>
    </w:lvl>
    <w:lvl w:ilvl="2" w:tplc="C758FADA">
      <w:start w:val="1"/>
      <w:numFmt w:val="bullet"/>
      <w:lvlText w:val=""/>
      <w:lvlJc w:val="left"/>
      <w:pPr>
        <w:ind w:left="1320" w:hanging="360"/>
      </w:pPr>
      <w:rPr>
        <w:rFonts w:ascii="Symbol" w:hAnsi="Symbol"/>
      </w:rPr>
    </w:lvl>
    <w:lvl w:ilvl="3" w:tplc="23FCBC64">
      <w:start w:val="1"/>
      <w:numFmt w:val="bullet"/>
      <w:lvlText w:val=""/>
      <w:lvlJc w:val="left"/>
      <w:pPr>
        <w:ind w:left="1320" w:hanging="360"/>
      </w:pPr>
      <w:rPr>
        <w:rFonts w:ascii="Symbol" w:hAnsi="Symbol"/>
      </w:rPr>
    </w:lvl>
    <w:lvl w:ilvl="4" w:tplc="D23CF54E">
      <w:start w:val="1"/>
      <w:numFmt w:val="bullet"/>
      <w:lvlText w:val=""/>
      <w:lvlJc w:val="left"/>
      <w:pPr>
        <w:ind w:left="1320" w:hanging="360"/>
      </w:pPr>
      <w:rPr>
        <w:rFonts w:ascii="Symbol" w:hAnsi="Symbol"/>
      </w:rPr>
    </w:lvl>
    <w:lvl w:ilvl="5" w:tplc="718462D6">
      <w:start w:val="1"/>
      <w:numFmt w:val="bullet"/>
      <w:lvlText w:val=""/>
      <w:lvlJc w:val="left"/>
      <w:pPr>
        <w:ind w:left="1320" w:hanging="360"/>
      </w:pPr>
      <w:rPr>
        <w:rFonts w:ascii="Symbol" w:hAnsi="Symbol"/>
      </w:rPr>
    </w:lvl>
    <w:lvl w:ilvl="6" w:tplc="1D104B10">
      <w:start w:val="1"/>
      <w:numFmt w:val="bullet"/>
      <w:lvlText w:val=""/>
      <w:lvlJc w:val="left"/>
      <w:pPr>
        <w:ind w:left="1320" w:hanging="360"/>
      </w:pPr>
      <w:rPr>
        <w:rFonts w:ascii="Symbol" w:hAnsi="Symbol"/>
      </w:rPr>
    </w:lvl>
    <w:lvl w:ilvl="7" w:tplc="1AFC894A">
      <w:start w:val="1"/>
      <w:numFmt w:val="bullet"/>
      <w:lvlText w:val=""/>
      <w:lvlJc w:val="left"/>
      <w:pPr>
        <w:ind w:left="1320" w:hanging="360"/>
      </w:pPr>
      <w:rPr>
        <w:rFonts w:ascii="Symbol" w:hAnsi="Symbol"/>
      </w:rPr>
    </w:lvl>
    <w:lvl w:ilvl="8" w:tplc="59987E7C">
      <w:start w:val="1"/>
      <w:numFmt w:val="bullet"/>
      <w:lvlText w:val=""/>
      <w:lvlJc w:val="left"/>
      <w:pPr>
        <w:ind w:left="1320" w:hanging="360"/>
      </w:pPr>
      <w:rPr>
        <w:rFonts w:ascii="Symbol" w:hAnsi="Symbol"/>
      </w:rPr>
    </w:lvl>
  </w:abstractNum>
  <w:abstractNum w:abstractNumId="8" w15:restartNumberingAfterBreak="0">
    <w:nsid w:val="1A846F7B"/>
    <w:multiLevelType w:val="hybridMultilevel"/>
    <w:tmpl w:val="42648B48"/>
    <w:lvl w:ilvl="0" w:tplc="BD7486A2">
      <w:start w:val="1"/>
      <w:numFmt w:val="bullet"/>
      <w:lvlText w:val=""/>
      <w:lvlJc w:val="left"/>
      <w:pPr>
        <w:ind w:left="1320" w:hanging="360"/>
      </w:pPr>
      <w:rPr>
        <w:rFonts w:ascii="Symbol" w:hAnsi="Symbol"/>
      </w:rPr>
    </w:lvl>
    <w:lvl w:ilvl="1" w:tplc="79D206FC">
      <w:start w:val="1"/>
      <w:numFmt w:val="bullet"/>
      <w:lvlText w:val=""/>
      <w:lvlJc w:val="left"/>
      <w:pPr>
        <w:ind w:left="1320" w:hanging="360"/>
      </w:pPr>
      <w:rPr>
        <w:rFonts w:ascii="Symbol" w:hAnsi="Symbol"/>
      </w:rPr>
    </w:lvl>
    <w:lvl w:ilvl="2" w:tplc="66EA8AE8">
      <w:start w:val="1"/>
      <w:numFmt w:val="bullet"/>
      <w:lvlText w:val=""/>
      <w:lvlJc w:val="left"/>
      <w:pPr>
        <w:ind w:left="1320" w:hanging="360"/>
      </w:pPr>
      <w:rPr>
        <w:rFonts w:ascii="Symbol" w:hAnsi="Symbol"/>
      </w:rPr>
    </w:lvl>
    <w:lvl w:ilvl="3" w:tplc="892023C6">
      <w:start w:val="1"/>
      <w:numFmt w:val="bullet"/>
      <w:lvlText w:val=""/>
      <w:lvlJc w:val="left"/>
      <w:pPr>
        <w:ind w:left="1320" w:hanging="360"/>
      </w:pPr>
      <w:rPr>
        <w:rFonts w:ascii="Symbol" w:hAnsi="Symbol"/>
      </w:rPr>
    </w:lvl>
    <w:lvl w:ilvl="4" w:tplc="AD6CB53C">
      <w:start w:val="1"/>
      <w:numFmt w:val="bullet"/>
      <w:lvlText w:val=""/>
      <w:lvlJc w:val="left"/>
      <w:pPr>
        <w:ind w:left="1320" w:hanging="360"/>
      </w:pPr>
      <w:rPr>
        <w:rFonts w:ascii="Symbol" w:hAnsi="Symbol"/>
      </w:rPr>
    </w:lvl>
    <w:lvl w:ilvl="5" w:tplc="2BC8DD84">
      <w:start w:val="1"/>
      <w:numFmt w:val="bullet"/>
      <w:lvlText w:val=""/>
      <w:lvlJc w:val="left"/>
      <w:pPr>
        <w:ind w:left="1320" w:hanging="360"/>
      </w:pPr>
      <w:rPr>
        <w:rFonts w:ascii="Symbol" w:hAnsi="Symbol"/>
      </w:rPr>
    </w:lvl>
    <w:lvl w:ilvl="6" w:tplc="BB5E9486">
      <w:start w:val="1"/>
      <w:numFmt w:val="bullet"/>
      <w:lvlText w:val=""/>
      <w:lvlJc w:val="left"/>
      <w:pPr>
        <w:ind w:left="1320" w:hanging="360"/>
      </w:pPr>
      <w:rPr>
        <w:rFonts w:ascii="Symbol" w:hAnsi="Symbol"/>
      </w:rPr>
    </w:lvl>
    <w:lvl w:ilvl="7" w:tplc="6414C28E">
      <w:start w:val="1"/>
      <w:numFmt w:val="bullet"/>
      <w:lvlText w:val=""/>
      <w:lvlJc w:val="left"/>
      <w:pPr>
        <w:ind w:left="1320" w:hanging="360"/>
      </w:pPr>
      <w:rPr>
        <w:rFonts w:ascii="Symbol" w:hAnsi="Symbol"/>
      </w:rPr>
    </w:lvl>
    <w:lvl w:ilvl="8" w:tplc="6D6885CA">
      <w:start w:val="1"/>
      <w:numFmt w:val="bullet"/>
      <w:lvlText w:val=""/>
      <w:lvlJc w:val="left"/>
      <w:pPr>
        <w:ind w:left="1320" w:hanging="360"/>
      </w:pPr>
      <w:rPr>
        <w:rFonts w:ascii="Symbol" w:hAnsi="Symbol"/>
      </w:rPr>
    </w:lvl>
  </w:abstractNum>
  <w:abstractNum w:abstractNumId="9" w15:restartNumberingAfterBreak="0">
    <w:nsid w:val="22C33F68"/>
    <w:multiLevelType w:val="hybridMultilevel"/>
    <w:tmpl w:val="96B2D3FE"/>
    <w:lvl w:ilvl="0" w:tplc="644E72A2">
      <w:start w:val="1"/>
      <w:numFmt w:val="bullet"/>
      <w:lvlText w:val=""/>
      <w:lvlJc w:val="left"/>
      <w:pPr>
        <w:ind w:left="1320" w:hanging="360"/>
      </w:pPr>
      <w:rPr>
        <w:rFonts w:ascii="Symbol" w:hAnsi="Symbol"/>
      </w:rPr>
    </w:lvl>
    <w:lvl w:ilvl="1" w:tplc="18969B60">
      <w:start w:val="1"/>
      <w:numFmt w:val="bullet"/>
      <w:lvlText w:val=""/>
      <w:lvlJc w:val="left"/>
      <w:pPr>
        <w:ind w:left="1320" w:hanging="360"/>
      </w:pPr>
      <w:rPr>
        <w:rFonts w:ascii="Symbol" w:hAnsi="Symbol"/>
      </w:rPr>
    </w:lvl>
    <w:lvl w:ilvl="2" w:tplc="3C26ED6C">
      <w:start w:val="1"/>
      <w:numFmt w:val="bullet"/>
      <w:lvlText w:val=""/>
      <w:lvlJc w:val="left"/>
      <w:pPr>
        <w:ind w:left="1320" w:hanging="360"/>
      </w:pPr>
      <w:rPr>
        <w:rFonts w:ascii="Symbol" w:hAnsi="Symbol"/>
      </w:rPr>
    </w:lvl>
    <w:lvl w:ilvl="3" w:tplc="D07260DC">
      <w:start w:val="1"/>
      <w:numFmt w:val="bullet"/>
      <w:lvlText w:val=""/>
      <w:lvlJc w:val="left"/>
      <w:pPr>
        <w:ind w:left="1320" w:hanging="360"/>
      </w:pPr>
      <w:rPr>
        <w:rFonts w:ascii="Symbol" w:hAnsi="Symbol"/>
      </w:rPr>
    </w:lvl>
    <w:lvl w:ilvl="4" w:tplc="49AA59EC">
      <w:start w:val="1"/>
      <w:numFmt w:val="bullet"/>
      <w:lvlText w:val=""/>
      <w:lvlJc w:val="left"/>
      <w:pPr>
        <w:ind w:left="1320" w:hanging="360"/>
      </w:pPr>
      <w:rPr>
        <w:rFonts w:ascii="Symbol" w:hAnsi="Symbol"/>
      </w:rPr>
    </w:lvl>
    <w:lvl w:ilvl="5" w:tplc="1B26E5A4">
      <w:start w:val="1"/>
      <w:numFmt w:val="bullet"/>
      <w:lvlText w:val=""/>
      <w:lvlJc w:val="left"/>
      <w:pPr>
        <w:ind w:left="1320" w:hanging="360"/>
      </w:pPr>
      <w:rPr>
        <w:rFonts w:ascii="Symbol" w:hAnsi="Symbol"/>
      </w:rPr>
    </w:lvl>
    <w:lvl w:ilvl="6" w:tplc="4970CBAE">
      <w:start w:val="1"/>
      <w:numFmt w:val="bullet"/>
      <w:lvlText w:val=""/>
      <w:lvlJc w:val="left"/>
      <w:pPr>
        <w:ind w:left="1320" w:hanging="360"/>
      </w:pPr>
      <w:rPr>
        <w:rFonts w:ascii="Symbol" w:hAnsi="Symbol"/>
      </w:rPr>
    </w:lvl>
    <w:lvl w:ilvl="7" w:tplc="4A78619C">
      <w:start w:val="1"/>
      <w:numFmt w:val="bullet"/>
      <w:lvlText w:val=""/>
      <w:lvlJc w:val="left"/>
      <w:pPr>
        <w:ind w:left="1320" w:hanging="360"/>
      </w:pPr>
      <w:rPr>
        <w:rFonts w:ascii="Symbol" w:hAnsi="Symbol"/>
      </w:rPr>
    </w:lvl>
    <w:lvl w:ilvl="8" w:tplc="343065D2">
      <w:start w:val="1"/>
      <w:numFmt w:val="bullet"/>
      <w:lvlText w:val=""/>
      <w:lvlJc w:val="left"/>
      <w:pPr>
        <w:ind w:left="1320" w:hanging="360"/>
      </w:pPr>
      <w:rPr>
        <w:rFonts w:ascii="Symbol" w:hAnsi="Symbol"/>
      </w:rPr>
    </w:lvl>
  </w:abstractNum>
  <w:abstractNum w:abstractNumId="10" w15:restartNumberingAfterBreak="0">
    <w:nsid w:val="26095357"/>
    <w:multiLevelType w:val="hybridMultilevel"/>
    <w:tmpl w:val="24F2BA8C"/>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95354D"/>
    <w:multiLevelType w:val="hybridMultilevel"/>
    <w:tmpl w:val="52FCFB98"/>
    <w:lvl w:ilvl="0" w:tplc="34AE416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2CF91159"/>
    <w:multiLevelType w:val="hybridMultilevel"/>
    <w:tmpl w:val="72AA4F4E"/>
    <w:lvl w:ilvl="0" w:tplc="F3E66180">
      <w:start w:val="1"/>
      <w:numFmt w:val="decimal"/>
      <w:lvlText w:val="%1."/>
      <w:lvlJc w:val="left"/>
      <w:pPr>
        <w:ind w:left="720" w:hanging="360"/>
      </w:pPr>
      <w:rPr>
        <w:rFonts w:hint="default"/>
        <w:b/>
        <w:bCs/>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E9533F4"/>
    <w:multiLevelType w:val="hybridMultilevel"/>
    <w:tmpl w:val="4A0C3BDC"/>
    <w:lvl w:ilvl="0" w:tplc="B928B236">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FE06838"/>
    <w:multiLevelType w:val="hybridMultilevel"/>
    <w:tmpl w:val="D9AC44A0"/>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973DF7"/>
    <w:multiLevelType w:val="hybridMultilevel"/>
    <w:tmpl w:val="B5201EDC"/>
    <w:lvl w:ilvl="0" w:tplc="FA96FABC">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D5D6C87"/>
    <w:multiLevelType w:val="hybridMultilevel"/>
    <w:tmpl w:val="28D4B988"/>
    <w:lvl w:ilvl="0" w:tplc="DB2A7B22">
      <w:start w:val="1"/>
      <w:numFmt w:val="bullet"/>
      <w:lvlText w:val="-"/>
      <w:lvlJc w:val="left"/>
      <w:pPr>
        <w:ind w:left="720" w:hanging="360"/>
      </w:pPr>
      <w:rPr>
        <w:rFonts w:ascii="Open Sans" w:eastAsiaTheme="minorHAnsi" w:hAnsi="Open Sans" w:cs="Open San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B55830"/>
    <w:multiLevelType w:val="hybridMultilevel"/>
    <w:tmpl w:val="E3DAA5D2"/>
    <w:lvl w:ilvl="0" w:tplc="E984345C">
      <w:start w:val="1"/>
      <w:numFmt w:val="bullet"/>
      <w:lvlText w:val=""/>
      <w:lvlJc w:val="left"/>
      <w:pPr>
        <w:ind w:left="1320" w:hanging="360"/>
      </w:pPr>
      <w:rPr>
        <w:rFonts w:ascii="Symbol" w:hAnsi="Symbol"/>
      </w:rPr>
    </w:lvl>
    <w:lvl w:ilvl="1" w:tplc="11987086">
      <w:start w:val="1"/>
      <w:numFmt w:val="bullet"/>
      <w:lvlText w:val=""/>
      <w:lvlJc w:val="left"/>
      <w:pPr>
        <w:ind w:left="1320" w:hanging="360"/>
      </w:pPr>
      <w:rPr>
        <w:rFonts w:ascii="Symbol" w:hAnsi="Symbol"/>
      </w:rPr>
    </w:lvl>
    <w:lvl w:ilvl="2" w:tplc="3B28F004">
      <w:start w:val="1"/>
      <w:numFmt w:val="bullet"/>
      <w:lvlText w:val=""/>
      <w:lvlJc w:val="left"/>
      <w:pPr>
        <w:ind w:left="1320" w:hanging="360"/>
      </w:pPr>
      <w:rPr>
        <w:rFonts w:ascii="Symbol" w:hAnsi="Symbol"/>
      </w:rPr>
    </w:lvl>
    <w:lvl w:ilvl="3" w:tplc="6E447EA4">
      <w:start w:val="1"/>
      <w:numFmt w:val="bullet"/>
      <w:lvlText w:val=""/>
      <w:lvlJc w:val="left"/>
      <w:pPr>
        <w:ind w:left="1320" w:hanging="360"/>
      </w:pPr>
      <w:rPr>
        <w:rFonts w:ascii="Symbol" w:hAnsi="Symbol"/>
      </w:rPr>
    </w:lvl>
    <w:lvl w:ilvl="4" w:tplc="F148E40E">
      <w:start w:val="1"/>
      <w:numFmt w:val="bullet"/>
      <w:lvlText w:val=""/>
      <w:lvlJc w:val="left"/>
      <w:pPr>
        <w:ind w:left="1320" w:hanging="360"/>
      </w:pPr>
      <w:rPr>
        <w:rFonts w:ascii="Symbol" w:hAnsi="Symbol"/>
      </w:rPr>
    </w:lvl>
    <w:lvl w:ilvl="5" w:tplc="90906E64">
      <w:start w:val="1"/>
      <w:numFmt w:val="bullet"/>
      <w:lvlText w:val=""/>
      <w:lvlJc w:val="left"/>
      <w:pPr>
        <w:ind w:left="1320" w:hanging="360"/>
      </w:pPr>
      <w:rPr>
        <w:rFonts w:ascii="Symbol" w:hAnsi="Symbol"/>
      </w:rPr>
    </w:lvl>
    <w:lvl w:ilvl="6" w:tplc="782EF3A4">
      <w:start w:val="1"/>
      <w:numFmt w:val="bullet"/>
      <w:lvlText w:val=""/>
      <w:lvlJc w:val="left"/>
      <w:pPr>
        <w:ind w:left="1320" w:hanging="360"/>
      </w:pPr>
      <w:rPr>
        <w:rFonts w:ascii="Symbol" w:hAnsi="Symbol"/>
      </w:rPr>
    </w:lvl>
    <w:lvl w:ilvl="7" w:tplc="8910B4F6">
      <w:start w:val="1"/>
      <w:numFmt w:val="bullet"/>
      <w:lvlText w:val=""/>
      <w:lvlJc w:val="left"/>
      <w:pPr>
        <w:ind w:left="1320" w:hanging="360"/>
      </w:pPr>
      <w:rPr>
        <w:rFonts w:ascii="Symbol" w:hAnsi="Symbol"/>
      </w:rPr>
    </w:lvl>
    <w:lvl w:ilvl="8" w:tplc="C31824B4">
      <w:start w:val="1"/>
      <w:numFmt w:val="bullet"/>
      <w:lvlText w:val=""/>
      <w:lvlJc w:val="left"/>
      <w:pPr>
        <w:ind w:left="1320" w:hanging="360"/>
      </w:pPr>
      <w:rPr>
        <w:rFonts w:ascii="Symbol" w:hAnsi="Symbol"/>
      </w:rPr>
    </w:lvl>
  </w:abstractNum>
  <w:abstractNum w:abstractNumId="18" w15:restartNumberingAfterBreak="0">
    <w:nsid w:val="429C270E"/>
    <w:multiLevelType w:val="hybridMultilevel"/>
    <w:tmpl w:val="F0F6B720"/>
    <w:lvl w:ilvl="0" w:tplc="3D3C88E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4DB39B7"/>
    <w:multiLevelType w:val="hybridMultilevel"/>
    <w:tmpl w:val="E2682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EB07B56"/>
    <w:multiLevelType w:val="hybridMultilevel"/>
    <w:tmpl w:val="D84C731C"/>
    <w:lvl w:ilvl="0" w:tplc="8056FD86">
      <w:start w:val="1"/>
      <w:numFmt w:val="bullet"/>
      <w:lvlText w:val=""/>
      <w:lvlJc w:val="left"/>
      <w:pPr>
        <w:ind w:left="1320" w:hanging="360"/>
      </w:pPr>
      <w:rPr>
        <w:rFonts w:ascii="Symbol" w:hAnsi="Symbol"/>
      </w:rPr>
    </w:lvl>
    <w:lvl w:ilvl="1" w:tplc="A19EC674">
      <w:start w:val="1"/>
      <w:numFmt w:val="bullet"/>
      <w:lvlText w:val=""/>
      <w:lvlJc w:val="left"/>
      <w:pPr>
        <w:ind w:left="1320" w:hanging="360"/>
      </w:pPr>
      <w:rPr>
        <w:rFonts w:ascii="Symbol" w:hAnsi="Symbol"/>
      </w:rPr>
    </w:lvl>
    <w:lvl w:ilvl="2" w:tplc="EA14A114">
      <w:start w:val="1"/>
      <w:numFmt w:val="bullet"/>
      <w:lvlText w:val=""/>
      <w:lvlJc w:val="left"/>
      <w:pPr>
        <w:ind w:left="1320" w:hanging="360"/>
      </w:pPr>
      <w:rPr>
        <w:rFonts w:ascii="Symbol" w:hAnsi="Symbol"/>
      </w:rPr>
    </w:lvl>
    <w:lvl w:ilvl="3" w:tplc="2E50067E">
      <w:start w:val="1"/>
      <w:numFmt w:val="bullet"/>
      <w:lvlText w:val=""/>
      <w:lvlJc w:val="left"/>
      <w:pPr>
        <w:ind w:left="1320" w:hanging="360"/>
      </w:pPr>
      <w:rPr>
        <w:rFonts w:ascii="Symbol" w:hAnsi="Symbol"/>
      </w:rPr>
    </w:lvl>
    <w:lvl w:ilvl="4" w:tplc="6F188F12">
      <w:start w:val="1"/>
      <w:numFmt w:val="bullet"/>
      <w:lvlText w:val=""/>
      <w:lvlJc w:val="left"/>
      <w:pPr>
        <w:ind w:left="1320" w:hanging="360"/>
      </w:pPr>
      <w:rPr>
        <w:rFonts w:ascii="Symbol" w:hAnsi="Symbol"/>
      </w:rPr>
    </w:lvl>
    <w:lvl w:ilvl="5" w:tplc="2C7E35A8">
      <w:start w:val="1"/>
      <w:numFmt w:val="bullet"/>
      <w:lvlText w:val=""/>
      <w:lvlJc w:val="left"/>
      <w:pPr>
        <w:ind w:left="1320" w:hanging="360"/>
      </w:pPr>
      <w:rPr>
        <w:rFonts w:ascii="Symbol" w:hAnsi="Symbol"/>
      </w:rPr>
    </w:lvl>
    <w:lvl w:ilvl="6" w:tplc="FC887D4C">
      <w:start w:val="1"/>
      <w:numFmt w:val="bullet"/>
      <w:lvlText w:val=""/>
      <w:lvlJc w:val="left"/>
      <w:pPr>
        <w:ind w:left="1320" w:hanging="360"/>
      </w:pPr>
      <w:rPr>
        <w:rFonts w:ascii="Symbol" w:hAnsi="Symbol"/>
      </w:rPr>
    </w:lvl>
    <w:lvl w:ilvl="7" w:tplc="68D072B4">
      <w:start w:val="1"/>
      <w:numFmt w:val="bullet"/>
      <w:lvlText w:val=""/>
      <w:lvlJc w:val="left"/>
      <w:pPr>
        <w:ind w:left="1320" w:hanging="360"/>
      </w:pPr>
      <w:rPr>
        <w:rFonts w:ascii="Symbol" w:hAnsi="Symbol"/>
      </w:rPr>
    </w:lvl>
    <w:lvl w:ilvl="8" w:tplc="E15E6C44">
      <w:start w:val="1"/>
      <w:numFmt w:val="bullet"/>
      <w:lvlText w:val=""/>
      <w:lvlJc w:val="left"/>
      <w:pPr>
        <w:ind w:left="1320" w:hanging="360"/>
      </w:pPr>
      <w:rPr>
        <w:rFonts w:ascii="Symbol" w:hAnsi="Symbol"/>
      </w:rPr>
    </w:lvl>
  </w:abstractNum>
  <w:abstractNum w:abstractNumId="21" w15:restartNumberingAfterBreak="0">
    <w:nsid w:val="5D0D0AEF"/>
    <w:multiLevelType w:val="hybridMultilevel"/>
    <w:tmpl w:val="509826EA"/>
    <w:lvl w:ilvl="0" w:tplc="475630DA">
      <w:start w:val="1"/>
      <w:numFmt w:val="bullet"/>
      <w:lvlText w:val=""/>
      <w:lvlJc w:val="left"/>
      <w:pPr>
        <w:ind w:left="1320" w:hanging="360"/>
      </w:pPr>
      <w:rPr>
        <w:rFonts w:ascii="Symbol" w:hAnsi="Symbol"/>
      </w:rPr>
    </w:lvl>
    <w:lvl w:ilvl="1" w:tplc="753022B6">
      <w:start w:val="1"/>
      <w:numFmt w:val="bullet"/>
      <w:lvlText w:val=""/>
      <w:lvlJc w:val="left"/>
      <w:pPr>
        <w:ind w:left="1320" w:hanging="360"/>
      </w:pPr>
      <w:rPr>
        <w:rFonts w:ascii="Symbol" w:hAnsi="Symbol"/>
      </w:rPr>
    </w:lvl>
    <w:lvl w:ilvl="2" w:tplc="160656FE">
      <w:start w:val="1"/>
      <w:numFmt w:val="bullet"/>
      <w:lvlText w:val=""/>
      <w:lvlJc w:val="left"/>
      <w:pPr>
        <w:ind w:left="1320" w:hanging="360"/>
      </w:pPr>
      <w:rPr>
        <w:rFonts w:ascii="Symbol" w:hAnsi="Symbol"/>
      </w:rPr>
    </w:lvl>
    <w:lvl w:ilvl="3" w:tplc="AE0ED8D8">
      <w:start w:val="1"/>
      <w:numFmt w:val="bullet"/>
      <w:lvlText w:val=""/>
      <w:lvlJc w:val="left"/>
      <w:pPr>
        <w:ind w:left="1320" w:hanging="360"/>
      </w:pPr>
      <w:rPr>
        <w:rFonts w:ascii="Symbol" w:hAnsi="Symbol"/>
      </w:rPr>
    </w:lvl>
    <w:lvl w:ilvl="4" w:tplc="9656051C">
      <w:start w:val="1"/>
      <w:numFmt w:val="bullet"/>
      <w:lvlText w:val=""/>
      <w:lvlJc w:val="left"/>
      <w:pPr>
        <w:ind w:left="1320" w:hanging="360"/>
      </w:pPr>
      <w:rPr>
        <w:rFonts w:ascii="Symbol" w:hAnsi="Symbol"/>
      </w:rPr>
    </w:lvl>
    <w:lvl w:ilvl="5" w:tplc="81925434">
      <w:start w:val="1"/>
      <w:numFmt w:val="bullet"/>
      <w:lvlText w:val=""/>
      <w:lvlJc w:val="left"/>
      <w:pPr>
        <w:ind w:left="1320" w:hanging="360"/>
      </w:pPr>
      <w:rPr>
        <w:rFonts w:ascii="Symbol" w:hAnsi="Symbol"/>
      </w:rPr>
    </w:lvl>
    <w:lvl w:ilvl="6" w:tplc="E24AB4E2">
      <w:start w:val="1"/>
      <w:numFmt w:val="bullet"/>
      <w:lvlText w:val=""/>
      <w:lvlJc w:val="left"/>
      <w:pPr>
        <w:ind w:left="1320" w:hanging="360"/>
      </w:pPr>
      <w:rPr>
        <w:rFonts w:ascii="Symbol" w:hAnsi="Symbol"/>
      </w:rPr>
    </w:lvl>
    <w:lvl w:ilvl="7" w:tplc="ED2410E4">
      <w:start w:val="1"/>
      <w:numFmt w:val="bullet"/>
      <w:lvlText w:val=""/>
      <w:lvlJc w:val="left"/>
      <w:pPr>
        <w:ind w:left="1320" w:hanging="360"/>
      </w:pPr>
      <w:rPr>
        <w:rFonts w:ascii="Symbol" w:hAnsi="Symbol"/>
      </w:rPr>
    </w:lvl>
    <w:lvl w:ilvl="8" w:tplc="708C4DF6">
      <w:start w:val="1"/>
      <w:numFmt w:val="bullet"/>
      <w:lvlText w:val=""/>
      <w:lvlJc w:val="left"/>
      <w:pPr>
        <w:ind w:left="1320" w:hanging="360"/>
      </w:pPr>
      <w:rPr>
        <w:rFonts w:ascii="Symbol" w:hAnsi="Symbol"/>
      </w:rPr>
    </w:lvl>
  </w:abstractNum>
  <w:abstractNum w:abstractNumId="22" w15:restartNumberingAfterBreak="0">
    <w:nsid w:val="60CD673F"/>
    <w:multiLevelType w:val="hybridMultilevel"/>
    <w:tmpl w:val="413E40CC"/>
    <w:lvl w:ilvl="0" w:tplc="2CB2173E">
      <w:start w:val="1"/>
      <w:numFmt w:val="bullet"/>
      <w:lvlText w:val=""/>
      <w:lvlJc w:val="left"/>
      <w:pPr>
        <w:ind w:left="1320" w:hanging="360"/>
      </w:pPr>
      <w:rPr>
        <w:rFonts w:ascii="Symbol" w:hAnsi="Symbol"/>
      </w:rPr>
    </w:lvl>
    <w:lvl w:ilvl="1" w:tplc="FDB2521C">
      <w:start w:val="1"/>
      <w:numFmt w:val="bullet"/>
      <w:lvlText w:val=""/>
      <w:lvlJc w:val="left"/>
      <w:pPr>
        <w:ind w:left="1320" w:hanging="360"/>
      </w:pPr>
      <w:rPr>
        <w:rFonts w:ascii="Symbol" w:hAnsi="Symbol"/>
      </w:rPr>
    </w:lvl>
    <w:lvl w:ilvl="2" w:tplc="6DBC431C">
      <w:start w:val="1"/>
      <w:numFmt w:val="bullet"/>
      <w:lvlText w:val=""/>
      <w:lvlJc w:val="left"/>
      <w:pPr>
        <w:ind w:left="1320" w:hanging="360"/>
      </w:pPr>
      <w:rPr>
        <w:rFonts w:ascii="Symbol" w:hAnsi="Symbol"/>
      </w:rPr>
    </w:lvl>
    <w:lvl w:ilvl="3" w:tplc="E1BC966C">
      <w:start w:val="1"/>
      <w:numFmt w:val="bullet"/>
      <w:lvlText w:val=""/>
      <w:lvlJc w:val="left"/>
      <w:pPr>
        <w:ind w:left="1320" w:hanging="360"/>
      </w:pPr>
      <w:rPr>
        <w:rFonts w:ascii="Symbol" w:hAnsi="Symbol"/>
      </w:rPr>
    </w:lvl>
    <w:lvl w:ilvl="4" w:tplc="48987F2C">
      <w:start w:val="1"/>
      <w:numFmt w:val="bullet"/>
      <w:lvlText w:val=""/>
      <w:lvlJc w:val="left"/>
      <w:pPr>
        <w:ind w:left="1320" w:hanging="360"/>
      </w:pPr>
      <w:rPr>
        <w:rFonts w:ascii="Symbol" w:hAnsi="Symbol"/>
      </w:rPr>
    </w:lvl>
    <w:lvl w:ilvl="5" w:tplc="61927D34">
      <w:start w:val="1"/>
      <w:numFmt w:val="bullet"/>
      <w:lvlText w:val=""/>
      <w:lvlJc w:val="left"/>
      <w:pPr>
        <w:ind w:left="1320" w:hanging="360"/>
      </w:pPr>
      <w:rPr>
        <w:rFonts w:ascii="Symbol" w:hAnsi="Symbol"/>
      </w:rPr>
    </w:lvl>
    <w:lvl w:ilvl="6" w:tplc="BB32E2EA">
      <w:start w:val="1"/>
      <w:numFmt w:val="bullet"/>
      <w:lvlText w:val=""/>
      <w:lvlJc w:val="left"/>
      <w:pPr>
        <w:ind w:left="1320" w:hanging="360"/>
      </w:pPr>
      <w:rPr>
        <w:rFonts w:ascii="Symbol" w:hAnsi="Symbol"/>
      </w:rPr>
    </w:lvl>
    <w:lvl w:ilvl="7" w:tplc="BC105B98">
      <w:start w:val="1"/>
      <w:numFmt w:val="bullet"/>
      <w:lvlText w:val=""/>
      <w:lvlJc w:val="left"/>
      <w:pPr>
        <w:ind w:left="1320" w:hanging="360"/>
      </w:pPr>
      <w:rPr>
        <w:rFonts w:ascii="Symbol" w:hAnsi="Symbol"/>
      </w:rPr>
    </w:lvl>
    <w:lvl w:ilvl="8" w:tplc="43D0F62C">
      <w:start w:val="1"/>
      <w:numFmt w:val="bullet"/>
      <w:lvlText w:val=""/>
      <w:lvlJc w:val="left"/>
      <w:pPr>
        <w:ind w:left="1320" w:hanging="360"/>
      </w:pPr>
      <w:rPr>
        <w:rFonts w:ascii="Symbol" w:hAnsi="Symbol"/>
      </w:rPr>
    </w:lvl>
  </w:abstractNum>
  <w:abstractNum w:abstractNumId="23" w15:restartNumberingAfterBreak="0">
    <w:nsid w:val="60DB7627"/>
    <w:multiLevelType w:val="multilevel"/>
    <w:tmpl w:val="114270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3393D56"/>
    <w:multiLevelType w:val="hybridMultilevel"/>
    <w:tmpl w:val="A6105106"/>
    <w:lvl w:ilvl="0" w:tplc="F24CE9C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99A0B16"/>
    <w:multiLevelType w:val="hybridMultilevel"/>
    <w:tmpl w:val="DF86AAE0"/>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9FD6990"/>
    <w:multiLevelType w:val="hybridMultilevel"/>
    <w:tmpl w:val="14B028F0"/>
    <w:lvl w:ilvl="0" w:tplc="D68E9E7A">
      <w:start w:val="1"/>
      <w:numFmt w:val="bullet"/>
      <w:lvlText w:val=""/>
      <w:lvlJc w:val="left"/>
      <w:pPr>
        <w:ind w:left="1320" w:hanging="360"/>
      </w:pPr>
      <w:rPr>
        <w:rFonts w:ascii="Symbol" w:hAnsi="Symbol"/>
      </w:rPr>
    </w:lvl>
    <w:lvl w:ilvl="1" w:tplc="2F6815C6">
      <w:start w:val="1"/>
      <w:numFmt w:val="bullet"/>
      <w:lvlText w:val=""/>
      <w:lvlJc w:val="left"/>
      <w:pPr>
        <w:ind w:left="1320" w:hanging="360"/>
      </w:pPr>
      <w:rPr>
        <w:rFonts w:ascii="Symbol" w:hAnsi="Symbol"/>
      </w:rPr>
    </w:lvl>
    <w:lvl w:ilvl="2" w:tplc="BE7AFBE6">
      <w:start w:val="1"/>
      <w:numFmt w:val="bullet"/>
      <w:lvlText w:val=""/>
      <w:lvlJc w:val="left"/>
      <w:pPr>
        <w:ind w:left="1320" w:hanging="360"/>
      </w:pPr>
      <w:rPr>
        <w:rFonts w:ascii="Symbol" w:hAnsi="Symbol"/>
      </w:rPr>
    </w:lvl>
    <w:lvl w:ilvl="3" w:tplc="2F427882">
      <w:start w:val="1"/>
      <w:numFmt w:val="bullet"/>
      <w:lvlText w:val=""/>
      <w:lvlJc w:val="left"/>
      <w:pPr>
        <w:ind w:left="1320" w:hanging="360"/>
      </w:pPr>
      <w:rPr>
        <w:rFonts w:ascii="Symbol" w:hAnsi="Symbol"/>
      </w:rPr>
    </w:lvl>
    <w:lvl w:ilvl="4" w:tplc="9392C7A0">
      <w:start w:val="1"/>
      <w:numFmt w:val="bullet"/>
      <w:lvlText w:val=""/>
      <w:lvlJc w:val="left"/>
      <w:pPr>
        <w:ind w:left="1320" w:hanging="360"/>
      </w:pPr>
      <w:rPr>
        <w:rFonts w:ascii="Symbol" w:hAnsi="Symbol"/>
      </w:rPr>
    </w:lvl>
    <w:lvl w:ilvl="5" w:tplc="C4325C0E">
      <w:start w:val="1"/>
      <w:numFmt w:val="bullet"/>
      <w:lvlText w:val=""/>
      <w:lvlJc w:val="left"/>
      <w:pPr>
        <w:ind w:left="1320" w:hanging="360"/>
      </w:pPr>
      <w:rPr>
        <w:rFonts w:ascii="Symbol" w:hAnsi="Symbol"/>
      </w:rPr>
    </w:lvl>
    <w:lvl w:ilvl="6" w:tplc="0E901AC4">
      <w:start w:val="1"/>
      <w:numFmt w:val="bullet"/>
      <w:lvlText w:val=""/>
      <w:lvlJc w:val="left"/>
      <w:pPr>
        <w:ind w:left="1320" w:hanging="360"/>
      </w:pPr>
      <w:rPr>
        <w:rFonts w:ascii="Symbol" w:hAnsi="Symbol"/>
      </w:rPr>
    </w:lvl>
    <w:lvl w:ilvl="7" w:tplc="5BEE3C4A">
      <w:start w:val="1"/>
      <w:numFmt w:val="bullet"/>
      <w:lvlText w:val=""/>
      <w:lvlJc w:val="left"/>
      <w:pPr>
        <w:ind w:left="1320" w:hanging="360"/>
      </w:pPr>
      <w:rPr>
        <w:rFonts w:ascii="Symbol" w:hAnsi="Symbol"/>
      </w:rPr>
    </w:lvl>
    <w:lvl w:ilvl="8" w:tplc="2E82978C">
      <w:start w:val="1"/>
      <w:numFmt w:val="bullet"/>
      <w:lvlText w:val=""/>
      <w:lvlJc w:val="left"/>
      <w:pPr>
        <w:ind w:left="1320" w:hanging="360"/>
      </w:pPr>
      <w:rPr>
        <w:rFonts w:ascii="Symbol" w:hAnsi="Symbol"/>
      </w:rPr>
    </w:lvl>
  </w:abstractNum>
  <w:abstractNum w:abstractNumId="27" w15:restartNumberingAfterBreak="0">
    <w:nsid w:val="6D7E4AA4"/>
    <w:multiLevelType w:val="hybridMultilevel"/>
    <w:tmpl w:val="89922F4A"/>
    <w:lvl w:ilvl="0" w:tplc="04070015">
      <w:start w:val="1"/>
      <w:numFmt w:val="decimal"/>
      <w:lvlText w:val="(%1)"/>
      <w:lvlJc w:val="left"/>
      <w:pPr>
        <w:ind w:left="768" w:hanging="360"/>
      </w:pPr>
    </w:lvl>
    <w:lvl w:ilvl="1" w:tplc="08090019">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28" w15:restartNumberingAfterBreak="0">
    <w:nsid w:val="6E10375C"/>
    <w:multiLevelType w:val="hybridMultilevel"/>
    <w:tmpl w:val="0E286170"/>
    <w:lvl w:ilvl="0" w:tplc="740A3CDC">
      <w:start w:val="1"/>
      <w:numFmt w:val="bullet"/>
      <w:lvlText w:val=""/>
      <w:lvlJc w:val="left"/>
      <w:pPr>
        <w:ind w:left="1320" w:hanging="360"/>
      </w:pPr>
      <w:rPr>
        <w:rFonts w:ascii="Symbol" w:hAnsi="Symbol"/>
      </w:rPr>
    </w:lvl>
    <w:lvl w:ilvl="1" w:tplc="1DD49796">
      <w:start w:val="1"/>
      <w:numFmt w:val="bullet"/>
      <w:lvlText w:val=""/>
      <w:lvlJc w:val="left"/>
      <w:pPr>
        <w:ind w:left="1320" w:hanging="360"/>
      </w:pPr>
      <w:rPr>
        <w:rFonts w:ascii="Symbol" w:hAnsi="Symbol"/>
      </w:rPr>
    </w:lvl>
    <w:lvl w:ilvl="2" w:tplc="D3922C7C">
      <w:start w:val="1"/>
      <w:numFmt w:val="bullet"/>
      <w:lvlText w:val=""/>
      <w:lvlJc w:val="left"/>
      <w:pPr>
        <w:ind w:left="1320" w:hanging="360"/>
      </w:pPr>
      <w:rPr>
        <w:rFonts w:ascii="Symbol" w:hAnsi="Symbol"/>
      </w:rPr>
    </w:lvl>
    <w:lvl w:ilvl="3" w:tplc="DD105AD2">
      <w:start w:val="1"/>
      <w:numFmt w:val="bullet"/>
      <w:lvlText w:val=""/>
      <w:lvlJc w:val="left"/>
      <w:pPr>
        <w:ind w:left="1320" w:hanging="360"/>
      </w:pPr>
      <w:rPr>
        <w:rFonts w:ascii="Symbol" w:hAnsi="Symbol"/>
      </w:rPr>
    </w:lvl>
    <w:lvl w:ilvl="4" w:tplc="B07298D0">
      <w:start w:val="1"/>
      <w:numFmt w:val="bullet"/>
      <w:lvlText w:val=""/>
      <w:lvlJc w:val="left"/>
      <w:pPr>
        <w:ind w:left="1320" w:hanging="360"/>
      </w:pPr>
      <w:rPr>
        <w:rFonts w:ascii="Symbol" w:hAnsi="Symbol"/>
      </w:rPr>
    </w:lvl>
    <w:lvl w:ilvl="5" w:tplc="F8CAF448">
      <w:start w:val="1"/>
      <w:numFmt w:val="bullet"/>
      <w:lvlText w:val=""/>
      <w:lvlJc w:val="left"/>
      <w:pPr>
        <w:ind w:left="1320" w:hanging="360"/>
      </w:pPr>
      <w:rPr>
        <w:rFonts w:ascii="Symbol" w:hAnsi="Symbol"/>
      </w:rPr>
    </w:lvl>
    <w:lvl w:ilvl="6" w:tplc="14C05CA4">
      <w:start w:val="1"/>
      <w:numFmt w:val="bullet"/>
      <w:lvlText w:val=""/>
      <w:lvlJc w:val="left"/>
      <w:pPr>
        <w:ind w:left="1320" w:hanging="360"/>
      </w:pPr>
      <w:rPr>
        <w:rFonts w:ascii="Symbol" w:hAnsi="Symbol"/>
      </w:rPr>
    </w:lvl>
    <w:lvl w:ilvl="7" w:tplc="7792926A">
      <w:start w:val="1"/>
      <w:numFmt w:val="bullet"/>
      <w:lvlText w:val=""/>
      <w:lvlJc w:val="left"/>
      <w:pPr>
        <w:ind w:left="1320" w:hanging="360"/>
      </w:pPr>
      <w:rPr>
        <w:rFonts w:ascii="Symbol" w:hAnsi="Symbol"/>
      </w:rPr>
    </w:lvl>
    <w:lvl w:ilvl="8" w:tplc="5BF2ED78">
      <w:start w:val="1"/>
      <w:numFmt w:val="bullet"/>
      <w:lvlText w:val=""/>
      <w:lvlJc w:val="left"/>
      <w:pPr>
        <w:ind w:left="1320" w:hanging="360"/>
      </w:pPr>
      <w:rPr>
        <w:rFonts w:ascii="Symbol" w:hAnsi="Symbol"/>
      </w:rPr>
    </w:lvl>
  </w:abstractNum>
  <w:abstractNum w:abstractNumId="29" w15:restartNumberingAfterBreak="0">
    <w:nsid w:val="737C1CC1"/>
    <w:multiLevelType w:val="hybridMultilevel"/>
    <w:tmpl w:val="C1B8261C"/>
    <w:lvl w:ilvl="0" w:tplc="21620896">
      <w:numFmt w:val="bullet"/>
      <w:lvlText w:val="-"/>
      <w:lvlJc w:val="left"/>
      <w:pPr>
        <w:ind w:left="720" w:hanging="360"/>
      </w:pPr>
      <w:rPr>
        <w:rFonts w:ascii="Open Sans" w:eastAsiaTheme="minorHAnsi" w:hAnsi="Open Sans" w:cs="Open San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E24792"/>
    <w:multiLevelType w:val="hybridMultilevel"/>
    <w:tmpl w:val="DBE2FBEE"/>
    <w:lvl w:ilvl="0" w:tplc="9ED2586E">
      <w:start w:val="1"/>
      <w:numFmt w:val="bullet"/>
      <w:lvlText w:val=""/>
      <w:lvlJc w:val="left"/>
      <w:pPr>
        <w:ind w:left="1020" w:hanging="360"/>
      </w:pPr>
      <w:rPr>
        <w:rFonts w:ascii="Symbol" w:hAnsi="Symbol"/>
      </w:rPr>
    </w:lvl>
    <w:lvl w:ilvl="1" w:tplc="F7447C8C">
      <w:start w:val="1"/>
      <w:numFmt w:val="bullet"/>
      <w:lvlText w:val=""/>
      <w:lvlJc w:val="left"/>
      <w:pPr>
        <w:ind w:left="1020" w:hanging="360"/>
      </w:pPr>
      <w:rPr>
        <w:rFonts w:ascii="Symbol" w:hAnsi="Symbol"/>
      </w:rPr>
    </w:lvl>
    <w:lvl w:ilvl="2" w:tplc="82D49D20">
      <w:start w:val="1"/>
      <w:numFmt w:val="bullet"/>
      <w:lvlText w:val=""/>
      <w:lvlJc w:val="left"/>
      <w:pPr>
        <w:ind w:left="1020" w:hanging="360"/>
      </w:pPr>
      <w:rPr>
        <w:rFonts w:ascii="Symbol" w:hAnsi="Symbol"/>
      </w:rPr>
    </w:lvl>
    <w:lvl w:ilvl="3" w:tplc="5360F3FA">
      <w:start w:val="1"/>
      <w:numFmt w:val="bullet"/>
      <w:lvlText w:val=""/>
      <w:lvlJc w:val="left"/>
      <w:pPr>
        <w:ind w:left="1020" w:hanging="360"/>
      </w:pPr>
      <w:rPr>
        <w:rFonts w:ascii="Symbol" w:hAnsi="Symbol"/>
      </w:rPr>
    </w:lvl>
    <w:lvl w:ilvl="4" w:tplc="604A591C">
      <w:start w:val="1"/>
      <w:numFmt w:val="bullet"/>
      <w:lvlText w:val=""/>
      <w:lvlJc w:val="left"/>
      <w:pPr>
        <w:ind w:left="1020" w:hanging="360"/>
      </w:pPr>
      <w:rPr>
        <w:rFonts w:ascii="Symbol" w:hAnsi="Symbol"/>
      </w:rPr>
    </w:lvl>
    <w:lvl w:ilvl="5" w:tplc="10DADC56">
      <w:start w:val="1"/>
      <w:numFmt w:val="bullet"/>
      <w:lvlText w:val=""/>
      <w:lvlJc w:val="left"/>
      <w:pPr>
        <w:ind w:left="1020" w:hanging="360"/>
      </w:pPr>
      <w:rPr>
        <w:rFonts w:ascii="Symbol" w:hAnsi="Symbol"/>
      </w:rPr>
    </w:lvl>
    <w:lvl w:ilvl="6" w:tplc="9118C588">
      <w:start w:val="1"/>
      <w:numFmt w:val="bullet"/>
      <w:lvlText w:val=""/>
      <w:lvlJc w:val="left"/>
      <w:pPr>
        <w:ind w:left="1020" w:hanging="360"/>
      </w:pPr>
      <w:rPr>
        <w:rFonts w:ascii="Symbol" w:hAnsi="Symbol"/>
      </w:rPr>
    </w:lvl>
    <w:lvl w:ilvl="7" w:tplc="7362DF88">
      <w:start w:val="1"/>
      <w:numFmt w:val="bullet"/>
      <w:lvlText w:val=""/>
      <w:lvlJc w:val="left"/>
      <w:pPr>
        <w:ind w:left="1020" w:hanging="360"/>
      </w:pPr>
      <w:rPr>
        <w:rFonts w:ascii="Symbol" w:hAnsi="Symbol"/>
      </w:rPr>
    </w:lvl>
    <w:lvl w:ilvl="8" w:tplc="197E6118">
      <w:start w:val="1"/>
      <w:numFmt w:val="bullet"/>
      <w:lvlText w:val=""/>
      <w:lvlJc w:val="left"/>
      <w:pPr>
        <w:ind w:left="1020" w:hanging="360"/>
      </w:pPr>
      <w:rPr>
        <w:rFonts w:ascii="Symbol" w:hAnsi="Symbol"/>
      </w:rPr>
    </w:lvl>
  </w:abstractNum>
  <w:abstractNum w:abstractNumId="31" w15:restartNumberingAfterBreak="0">
    <w:nsid w:val="77D74BC9"/>
    <w:multiLevelType w:val="hybridMultilevel"/>
    <w:tmpl w:val="4F3ACF46"/>
    <w:lvl w:ilvl="0" w:tplc="4940ABE8">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9260270"/>
    <w:multiLevelType w:val="hybridMultilevel"/>
    <w:tmpl w:val="4E6C0624"/>
    <w:lvl w:ilvl="0" w:tplc="686A0C34">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DE7822C8">
      <w:numFmt w:val="bullet"/>
      <w:lvlText w:val=""/>
      <w:lvlJc w:val="left"/>
      <w:pPr>
        <w:ind w:left="2700" w:hanging="360"/>
      </w:pPr>
      <w:rPr>
        <w:rFonts w:ascii="Wingdings" w:eastAsiaTheme="minorHAnsi" w:hAnsi="Wingdings" w:cstheme="minorBidi" w:hint="default"/>
      </w:r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7D5A2904"/>
    <w:multiLevelType w:val="hybridMultilevel"/>
    <w:tmpl w:val="922AE666"/>
    <w:lvl w:ilvl="0" w:tplc="7BC4A25E">
      <w:start w:val="1"/>
      <w:numFmt w:val="bullet"/>
      <w:lvlText w:val=""/>
      <w:lvlJc w:val="left"/>
      <w:pPr>
        <w:ind w:left="1320" w:hanging="360"/>
      </w:pPr>
      <w:rPr>
        <w:rFonts w:ascii="Symbol" w:hAnsi="Symbol"/>
      </w:rPr>
    </w:lvl>
    <w:lvl w:ilvl="1" w:tplc="7B0C225C">
      <w:start w:val="1"/>
      <w:numFmt w:val="bullet"/>
      <w:lvlText w:val=""/>
      <w:lvlJc w:val="left"/>
      <w:pPr>
        <w:ind w:left="1320" w:hanging="360"/>
      </w:pPr>
      <w:rPr>
        <w:rFonts w:ascii="Symbol" w:hAnsi="Symbol"/>
      </w:rPr>
    </w:lvl>
    <w:lvl w:ilvl="2" w:tplc="7F7E7FF2">
      <w:start w:val="1"/>
      <w:numFmt w:val="bullet"/>
      <w:lvlText w:val=""/>
      <w:lvlJc w:val="left"/>
      <w:pPr>
        <w:ind w:left="1320" w:hanging="360"/>
      </w:pPr>
      <w:rPr>
        <w:rFonts w:ascii="Symbol" w:hAnsi="Symbol"/>
      </w:rPr>
    </w:lvl>
    <w:lvl w:ilvl="3" w:tplc="DDFA3932">
      <w:start w:val="1"/>
      <w:numFmt w:val="bullet"/>
      <w:lvlText w:val=""/>
      <w:lvlJc w:val="left"/>
      <w:pPr>
        <w:ind w:left="1320" w:hanging="360"/>
      </w:pPr>
      <w:rPr>
        <w:rFonts w:ascii="Symbol" w:hAnsi="Symbol"/>
      </w:rPr>
    </w:lvl>
    <w:lvl w:ilvl="4" w:tplc="8214966E">
      <w:start w:val="1"/>
      <w:numFmt w:val="bullet"/>
      <w:lvlText w:val=""/>
      <w:lvlJc w:val="left"/>
      <w:pPr>
        <w:ind w:left="1320" w:hanging="360"/>
      </w:pPr>
      <w:rPr>
        <w:rFonts w:ascii="Symbol" w:hAnsi="Symbol"/>
      </w:rPr>
    </w:lvl>
    <w:lvl w:ilvl="5" w:tplc="A10E29BC">
      <w:start w:val="1"/>
      <w:numFmt w:val="bullet"/>
      <w:lvlText w:val=""/>
      <w:lvlJc w:val="left"/>
      <w:pPr>
        <w:ind w:left="1320" w:hanging="360"/>
      </w:pPr>
      <w:rPr>
        <w:rFonts w:ascii="Symbol" w:hAnsi="Symbol"/>
      </w:rPr>
    </w:lvl>
    <w:lvl w:ilvl="6" w:tplc="7C30D214">
      <w:start w:val="1"/>
      <w:numFmt w:val="bullet"/>
      <w:lvlText w:val=""/>
      <w:lvlJc w:val="left"/>
      <w:pPr>
        <w:ind w:left="1320" w:hanging="360"/>
      </w:pPr>
      <w:rPr>
        <w:rFonts w:ascii="Symbol" w:hAnsi="Symbol"/>
      </w:rPr>
    </w:lvl>
    <w:lvl w:ilvl="7" w:tplc="C7269AC0">
      <w:start w:val="1"/>
      <w:numFmt w:val="bullet"/>
      <w:lvlText w:val=""/>
      <w:lvlJc w:val="left"/>
      <w:pPr>
        <w:ind w:left="1320" w:hanging="360"/>
      </w:pPr>
      <w:rPr>
        <w:rFonts w:ascii="Symbol" w:hAnsi="Symbol"/>
      </w:rPr>
    </w:lvl>
    <w:lvl w:ilvl="8" w:tplc="6732852C">
      <w:start w:val="1"/>
      <w:numFmt w:val="bullet"/>
      <w:lvlText w:val=""/>
      <w:lvlJc w:val="left"/>
      <w:pPr>
        <w:ind w:left="1320" w:hanging="360"/>
      </w:pPr>
      <w:rPr>
        <w:rFonts w:ascii="Symbol" w:hAnsi="Symbol"/>
      </w:rPr>
    </w:lvl>
  </w:abstractNum>
  <w:abstractNum w:abstractNumId="34" w15:restartNumberingAfterBreak="0">
    <w:nsid w:val="7FA36CAB"/>
    <w:multiLevelType w:val="hybridMultilevel"/>
    <w:tmpl w:val="C9F2E5BA"/>
    <w:lvl w:ilvl="0" w:tplc="A46EBCD4">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7FB64DDE"/>
    <w:multiLevelType w:val="hybridMultilevel"/>
    <w:tmpl w:val="55368D26"/>
    <w:lvl w:ilvl="0" w:tplc="E63C07BE">
      <w:start w:val="1"/>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8689013">
    <w:abstractNumId w:val="4"/>
  </w:num>
  <w:num w:numId="2" w16cid:durableId="31348693">
    <w:abstractNumId w:val="3"/>
  </w:num>
  <w:num w:numId="3" w16cid:durableId="1941134933">
    <w:abstractNumId w:val="2"/>
  </w:num>
  <w:num w:numId="4" w16cid:durableId="1752846561">
    <w:abstractNumId w:val="1"/>
  </w:num>
  <w:num w:numId="5" w16cid:durableId="1434979537">
    <w:abstractNumId w:val="0"/>
  </w:num>
  <w:num w:numId="6" w16cid:durableId="573127566">
    <w:abstractNumId w:val="16"/>
  </w:num>
  <w:num w:numId="7" w16cid:durableId="1618371471">
    <w:abstractNumId w:val="18"/>
  </w:num>
  <w:num w:numId="8" w16cid:durableId="81991237">
    <w:abstractNumId w:val="11"/>
  </w:num>
  <w:num w:numId="9" w16cid:durableId="1032808890">
    <w:abstractNumId w:val="13"/>
  </w:num>
  <w:num w:numId="10" w16cid:durableId="584921879">
    <w:abstractNumId w:val="12"/>
  </w:num>
  <w:num w:numId="11" w16cid:durableId="673339218">
    <w:abstractNumId w:val="32"/>
  </w:num>
  <w:num w:numId="12" w16cid:durableId="1492327347">
    <w:abstractNumId w:val="34"/>
  </w:num>
  <w:num w:numId="13" w16cid:durableId="1616861749">
    <w:abstractNumId w:val="24"/>
  </w:num>
  <w:num w:numId="14" w16cid:durableId="1150974776">
    <w:abstractNumId w:val="27"/>
  </w:num>
  <w:num w:numId="15" w16cid:durableId="1759711049">
    <w:abstractNumId w:val="31"/>
  </w:num>
  <w:num w:numId="16" w16cid:durableId="771587328">
    <w:abstractNumId w:val="14"/>
  </w:num>
  <w:num w:numId="17" w16cid:durableId="2020769690">
    <w:abstractNumId w:val="29"/>
  </w:num>
  <w:num w:numId="18" w16cid:durableId="2146388174">
    <w:abstractNumId w:val="19"/>
  </w:num>
  <w:num w:numId="19" w16cid:durableId="290521751">
    <w:abstractNumId w:val="15"/>
  </w:num>
  <w:num w:numId="20" w16cid:durableId="686251098">
    <w:abstractNumId w:val="33"/>
  </w:num>
  <w:num w:numId="21" w16cid:durableId="1693679227">
    <w:abstractNumId w:val="9"/>
  </w:num>
  <w:num w:numId="22" w16cid:durableId="1088774337">
    <w:abstractNumId w:val="26"/>
  </w:num>
  <w:num w:numId="23" w16cid:durableId="733233470">
    <w:abstractNumId w:val="30"/>
  </w:num>
  <w:num w:numId="24" w16cid:durableId="13190810">
    <w:abstractNumId w:val="6"/>
  </w:num>
  <w:num w:numId="25" w16cid:durableId="1779525199">
    <w:abstractNumId w:val="5"/>
  </w:num>
  <w:num w:numId="26" w16cid:durableId="281888795">
    <w:abstractNumId w:val="35"/>
  </w:num>
  <w:num w:numId="27" w16cid:durableId="1244611042">
    <w:abstractNumId w:val="22"/>
  </w:num>
  <w:num w:numId="28" w16cid:durableId="179319620">
    <w:abstractNumId w:val="8"/>
  </w:num>
  <w:num w:numId="29" w16cid:durableId="1048070638">
    <w:abstractNumId w:val="17"/>
  </w:num>
  <w:num w:numId="30" w16cid:durableId="1425033919">
    <w:abstractNumId w:val="10"/>
  </w:num>
  <w:num w:numId="31" w16cid:durableId="878515703">
    <w:abstractNumId w:val="25"/>
  </w:num>
  <w:num w:numId="32" w16cid:durableId="671495324">
    <w:abstractNumId w:val="21"/>
  </w:num>
  <w:num w:numId="33" w16cid:durableId="1687366895">
    <w:abstractNumId w:val="28"/>
  </w:num>
  <w:num w:numId="34" w16cid:durableId="1713917231">
    <w:abstractNumId w:val="7"/>
  </w:num>
  <w:num w:numId="35" w16cid:durableId="1995403663">
    <w:abstractNumId w:val="20"/>
  </w:num>
  <w:num w:numId="36" w16cid:durableId="60438957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skia Gottschalk">
    <w15:presenceInfo w15:providerId="AD" w15:userId="S::saskia.gottschalk@dezernatzukunft.org::7630b485-9eb2-4264-a8a5-7007ed2ab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8BC"/>
    <w:rsid w:val="000001F4"/>
    <w:rsid w:val="00000721"/>
    <w:rsid w:val="00000834"/>
    <w:rsid w:val="00000869"/>
    <w:rsid w:val="00000D64"/>
    <w:rsid w:val="0000117F"/>
    <w:rsid w:val="00001740"/>
    <w:rsid w:val="00001CC9"/>
    <w:rsid w:val="00002014"/>
    <w:rsid w:val="00002576"/>
    <w:rsid w:val="000026C8"/>
    <w:rsid w:val="00002805"/>
    <w:rsid w:val="000029F6"/>
    <w:rsid w:val="00003538"/>
    <w:rsid w:val="00004136"/>
    <w:rsid w:val="00004597"/>
    <w:rsid w:val="000055C4"/>
    <w:rsid w:val="00006119"/>
    <w:rsid w:val="0000695B"/>
    <w:rsid w:val="00006CA2"/>
    <w:rsid w:val="00006FF8"/>
    <w:rsid w:val="000075EA"/>
    <w:rsid w:val="0000D6DB"/>
    <w:rsid w:val="000102ED"/>
    <w:rsid w:val="000108CF"/>
    <w:rsid w:val="0001097F"/>
    <w:rsid w:val="0001157B"/>
    <w:rsid w:val="0001164A"/>
    <w:rsid w:val="00011733"/>
    <w:rsid w:val="00011B5F"/>
    <w:rsid w:val="00011FD8"/>
    <w:rsid w:val="000125A2"/>
    <w:rsid w:val="000125DD"/>
    <w:rsid w:val="00012808"/>
    <w:rsid w:val="000130E4"/>
    <w:rsid w:val="00013268"/>
    <w:rsid w:val="00013373"/>
    <w:rsid w:val="000133DD"/>
    <w:rsid w:val="00013C5B"/>
    <w:rsid w:val="0001433C"/>
    <w:rsid w:val="00014596"/>
    <w:rsid w:val="0001460C"/>
    <w:rsid w:val="0001485F"/>
    <w:rsid w:val="000152F5"/>
    <w:rsid w:val="00015490"/>
    <w:rsid w:val="00015A76"/>
    <w:rsid w:val="00015C46"/>
    <w:rsid w:val="00015D4C"/>
    <w:rsid w:val="000163E0"/>
    <w:rsid w:val="0001640D"/>
    <w:rsid w:val="000169A2"/>
    <w:rsid w:val="00016AF7"/>
    <w:rsid w:val="00016AF9"/>
    <w:rsid w:val="00016FE6"/>
    <w:rsid w:val="0001701A"/>
    <w:rsid w:val="000178D2"/>
    <w:rsid w:val="00017C4E"/>
    <w:rsid w:val="00017D64"/>
    <w:rsid w:val="00020AA2"/>
    <w:rsid w:val="00021E12"/>
    <w:rsid w:val="0002289D"/>
    <w:rsid w:val="00022B16"/>
    <w:rsid w:val="00022B6A"/>
    <w:rsid w:val="00022D3F"/>
    <w:rsid w:val="0002333C"/>
    <w:rsid w:val="00023546"/>
    <w:rsid w:val="00023769"/>
    <w:rsid w:val="00023AE9"/>
    <w:rsid w:val="00023C2A"/>
    <w:rsid w:val="00023C82"/>
    <w:rsid w:val="000244E4"/>
    <w:rsid w:val="00024B21"/>
    <w:rsid w:val="00025352"/>
    <w:rsid w:val="0002561B"/>
    <w:rsid w:val="0002579A"/>
    <w:rsid w:val="00025B73"/>
    <w:rsid w:val="00025DDC"/>
    <w:rsid w:val="00025FD9"/>
    <w:rsid w:val="0002604F"/>
    <w:rsid w:val="00026573"/>
    <w:rsid w:val="0002761F"/>
    <w:rsid w:val="000277E8"/>
    <w:rsid w:val="000279E9"/>
    <w:rsid w:val="000279EE"/>
    <w:rsid w:val="00027D1F"/>
    <w:rsid w:val="00027DE9"/>
    <w:rsid w:val="00027DFF"/>
    <w:rsid w:val="000300EE"/>
    <w:rsid w:val="00030325"/>
    <w:rsid w:val="000305F8"/>
    <w:rsid w:val="000309B5"/>
    <w:rsid w:val="00030D3A"/>
    <w:rsid w:val="00031149"/>
    <w:rsid w:val="00031DCE"/>
    <w:rsid w:val="00031DD4"/>
    <w:rsid w:val="00032088"/>
    <w:rsid w:val="00032B11"/>
    <w:rsid w:val="00032DA2"/>
    <w:rsid w:val="00032EE9"/>
    <w:rsid w:val="00032FC6"/>
    <w:rsid w:val="00033179"/>
    <w:rsid w:val="00033B2A"/>
    <w:rsid w:val="0003426D"/>
    <w:rsid w:val="000344D3"/>
    <w:rsid w:val="00034818"/>
    <w:rsid w:val="00034A3D"/>
    <w:rsid w:val="00034CAB"/>
    <w:rsid w:val="00035036"/>
    <w:rsid w:val="00035226"/>
    <w:rsid w:val="000352B5"/>
    <w:rsid w:val="000355AA"/>
    <w:rsid w:val="000356B6"/>
    <w:rsid w:val="00035719"/>
    <w:rsid w:val="00035942"/>
    <w:rsid w:val="00035A91"/>
    <w:rsid w:val="00035BD4"/>
    <w:rsid w:val="00035DAE"/>
    <w:rsid w:val="000361C4"/>
    <w:rsid w:val="00036530"/>
    <w:rsid w:val="000367FF"/>
    <w:rsid w:val="00036B50"/>
    <w:rsid w:val="00036D64"/>
    <w:rsid w:val="00037375"/>
    <w:rsid w:val="0003739F"/>
    <w:rsid w:val="0003749C"/>
    <w:rsid w:val="000377C8"/>
    <w:rsid w:val="00037938"/>
    <w:rsid w:val="00037E6C"/>
    <w:rsid w:val="00040063"/>
    <w:rsid w:val="0004070D"/>
    <w:rsid w:val="0004074C"/>
    <w:rsid w:val="00040BBD"/>
    <w:rsid w:val="00040CCF"/>
    <w:rsid w:val="00040EAA"/>
    <w:rsid w:val="00040EF3"/>
    <w:rsid w:val="00040EFF"/>
    <w:rsid w:val="000411FC"/>
    <w:rsid w:val="00041233"/>
    <w:rsid w:val="0004181D"/>
    <w:rsid w:val="0004188B"/>
    <w:rsid w:val="000418D5"/>
    <w:rsid w:val="00041E55"/>
    <w:rsid w:val="000424AD"/>
    <w:rsid w:val="000424F0"/>
    <w:rsid w:val="000429D8"/>
    <w:rsid w:val="000430B1"/>
    <w:rsid w:val="00043506"/>
    <w:rsid w:val="00043873"/>
    <w:rsid w:val="00043988"/>
    <w:rsid w:val="00043D86"/>
    <w:rsid w:val="00044528"/>
    <w:rsid w:val="00044ADE"/>
    <w:rsid w:val="00044CE8"/>
    <w:rsid w:val="00044EF9"/>
    <w:rsid w:val="0004571A"/>
    <w:rsid w:val="0004596E"/>
    <w:rsid w:val="000459DB"/>
    <w:rsid w:val="00045F21"/>
    <w:rsid w:val="00046685"/>
    <w:rsid w:val="00046784"/>
    <w:rsid w:val="00046837"/>
    <w:rsid w:val="00046B0D"/>
    <w:rsid w:val="00046CDE"/>
    <w:rsid w:val="00046F03"/>
    <w:rsid w:val="0004776F"/>
    <w:rsid w:val="00050079"/>
    <w:rsid w:val="0005021C"/>
    <w:rsid w:val="00050798"/>
    <w:rsid w:val="00050800"/>
    <w:rsid w:val="00050962"/>
    <w:rsid w:val="0005096F"/>
    <w:rsid w:val="00050A32"/>
    <w:rsid w:val="00050F26"/>
    <w:rsid w:val="00051A4A"/>
    <w:rsid w:val="00051BEB"/>
    <w:rsid w:val="00051C43"/>
    <w:rsid w:val="000523DC"/>
    <w:rsid w:val="00052432"/>
    <w:rsid w:val="00052AED"/>
    <w:rsid w:val="00052CE6"/>
    <w:rsid w:val="00052EF1"/>
    <w:rsid w:val="00052EF4"/>
    <w:rsid w:val="000530B0"/>
    <w:rsid w:val="000531F4"/>
    <w:rsid w:val="00053576"/>
    <w:rsid w:val="00053D42"/>
    <w:rsid w:val="000540FA"/>
    <w:rsid w:val="0005463C"/>
    <w:rsid w:val="0005469E"/>
    <w:rsid w:val="000548DA"/>
    <w:rsid w:val="0005495C"/>
    <w:rsid w:val="0005499E"/>
    <w:rsid w:val="00055173"/>
    <w:rsid w:val="00055698"/>
    <w:rsid w:val="00055E3F"/>
    <w:rsid w:val="00055EDF"/>
    <w:rsid w:val="0005606E"/>
    <w:rsid w:val="00056339"/>
    <w:rsid w:val="000569E4"/>
    <w:rsid w:val="00056A5A"/>
    <w:rsid w:val="00056D7B"/>
    <w:rsid w:val="00057988"/>
    <w:rsid w:val="00057D52"/>
    <w:rsid w:val="00057F47"/>
    <w:rsid w:val="000601A6"/>
    <w:rsid w:val="000602EE"/>
    <w:rsid w:val="00060594"/>
    <w:rsid w:val="00060645"/>
    <w:rsid w:val="0006095D"/>
    <w:rsid w:val="00060B8D"/>
    <w:rsid w:val="00060E4C"/>
    <w:rsid w:val="00060F68"/>
    <w:rsid w:val="00060FED"/>
    <w:rsid w:val="0006105A"/>
    <w:rsid w:val="0006135B"/>
    <w:rsid w:val="00061454"/>
    <w:rsid w:val="00061794"/>
    <w:rsid w:val="00061940"/>
    <w:rsid w:val="00061C52"/>
    <w:rsid w:val="00061C8A"/>
    <w:rsid w:val="00061E2F"/>
    <w:rsid w:val="000625E9"/>
    <w:rsid w:val="00062AAA"/>
    <w:rsid w:val="00062BA2"/>
    <w:rsid w:val="00062E66"/>
    <w:rsid w:val="0006335D"/>
    <w:rsid w:val="000633DC"/>
    <w:rsid w:val="00063ACF"/>
    <w:rsid w:val="00064786"/>
    <w:rsid w:val="000648BA"/>
    <w:rsid w:val="00064B10"/>
    <w:rsid w:val="00064C4C"/>
    <w:rsid w:val="00064E9B"/>
    <w:rsid w:val="0006527D"/>
    <w:rsid w:val="000654D3"/>
    <w:rsid w:val="0006574E"/>
    <w:rsid w:val="00065778"/>
    <w:rsid w:val="0006582D"/>
    <w:rsid w:val="00065896"/>
    <w:rsid w:val="00065B22"/>
    <w:rsid w:val="00066356"/>
    <w:rsid w:val="00066A89"/>
    <w:rsid w:val="00066A8C"/>
    <w:rsid w:val="00066E97"/>
    <w:rsid w:val="00067E1E"/>
    <w:rsid w:val="00067F2C"/>
    <w:rsid w:val="00067FFA"/>
    <w:rsid w:val="00070381"/>
    <w:rsid w:val="00070578"/>
    <w:rsid w:val="00070D7F"/>
    <w:rsid w:val="0007112E"/>
    <w:rsid w:val="00071254"/>
    <w:rsid w:val="000712AF"/>
    <w:rsid w:val="00071558"/>
    <w:rsid w:val="000717CF"/>
    <w:rsid w:val="00071F92"/>
    <w:rsid w:val="00072121"/>
    <w:rsid w:val="00072966"/>
    <w:rsid w:val="000732C5"/>
    <w:rsid w:val="000735D4"/>
    <w:rsid w:val="00073615"/>
    <w:rsid w:val="00073A01"/>
    <w:rsid w:val="00073AB4"/>
    <w:rsid w:val="0007461B"/>
    <w:rsid w:val="00074860"/>
    <w:rsid w:val="00074D2E"/>
    <w:rsid w:val="00075010"/>
    <w:rsid w:val="0007513B"/>
    <w:rsid w:val="000751D4"/>
    <w:rsid w:val="000756C5"/>
    <w:rsid w:val="00075ADB"/>
    <w:rsid w:val="00075D77"/>
    <w:rsid w:val="00075E10"/>
    <w:rsid w:val="00075F98"/>
    <w:rsid w:val="00076222"/>
    <w:rsid w:val="0007645C"/>
    <w:rsid w:val="0007690F"/>
    <w:rsid w:val="0007772C"/>
    <w:rsid w:val="000779AC"/>
    <w:rsid w:val="00077D65"/>
    <w:rsid w:val="00080122"/>
    <w:rsid w:val="0008013A"/>
    <w:rsid w:val="00080359"/>
    <w:rsid w:val="00080570"/>
    <w:rsid w:val="00080951"/>
    <w:rsid w:val="00080C44"/>
    <w:rsid w:val="00081A90"/>
    <w:rsid w:val="00081B7A"/>
    <w:rsid w:val="00081C1F"/>
    <w:rsid w:val="00081EB4"/>
    <w:rsid w:val="00082C6A"/>
    <w:rsid w:val="0008301D"/>
    <w:rsid w:val="00083574"/>
    <w:rsid w:val="00083725"/>
    <w:rsid w:val="0008389D"/>
    <w:rsid w:val="000838F2"/>
    <w:rsid w:val="000840AE"/>
    <w:rsid w:val="00084283"/>
    <w:rsid w:val="00084709"/>
    <w:rsid w:val="0008480C"/>
    <w:rsid w:val="00084AA4"/>
    <w:rsid w:val="00084B5A"/>
    <w:rsid w:val="00084C2F"/>
    <w:rsid w:val="00084C65"/>
    <w:rsid w:val="00084D5C"/>
    <w:rsid w:val="000855C1"/>
    <w:rsid w:val="0008578A"/>
    <w:rsid w:val="00085A4B"/>
    <w:rsid w:val="0008600A"/>
    <w:rsid w:val="000862D1"/>
    <w:rsid w:val="0008634D"/>
    <w:rsid w:val="00086485"/>
    <w:rsid w:val="000865E7"/>
    <w:rsid w:val="000866A8"/>
    <w:rsid w:val="000868C2"/>
    <w:rsid w:val="000869AF"/>
    <w:rsid w:val="00086C1F"/>
    <w:rsid w:val="00086C36"/>
    <w:rsid w:val="000871E7"/>
    <w:rsid w:val="000902B1"/>
    <w:rsid w:val="0009087A"/>
    <w:rsid w:val="000908F5"/>
    <w:rsid w:val="00090959"/>
    <w:rsid w:val="00090C76"/>
    <w:rsid w:val="0009164F"/>
    <w:rsid w:val="00091BB7"/>
    <w:rsid w:val="000920FB"/>
    <w:rsid w:val="00092FE1"/>
    <w:rsid w:val="00093875"/>
    <w:rsid w:val="00093966"/>
    <w:rsid w:val="00093F9A"/>
    <w:rsid w:val="000941DA"/>
    <w:rsid w:val="000947C4"/>
    <w:rsid w:val="0009488A"/>
    <w:rsid w:val="00094955"/>
    <w:rsid w:val="00095AAA"/>
    <w:rsid w:val="00095E78"/>
    <w:rsid w:val="00096808"/>
    <w:rsid w:val="00096A12"/>
    <w:rsid w:val="00096B12"/>
    <w:rsid w:val="00096B32"/>
    <w:rsid w:val="00096BEE"/>
    <w:rsid w:val="00096D70"/>
    <w:rsid w:val="00097324"/>
    <w:rsid w:val="000A0213"/>
    <w:rsid w:val="000A0805"/>
    <w:rsid w:val="000A13FC"/>
    <w:rsid w:val="000A144E"/>
    <w:rsid w:val="000A17C5"/>
    <w:rsid w:val="000A1ADD"/>
    <w:rsid w:val="000A1BFF"/>
    <w:rsid w:val="000A1CD9"/>
    <w:rsid w:val="000A1E6E"/>
    <w:rsid w:val="000A1F7C"/>
    <w:rsid w:val="000A2275"/>
    <w:rsid w:val="000A242E"/>
    <w:rsid w:val="000A2455"/>
    <w:rsid w:val="000A254B"/>
    <w:rsid w:val="000A2B91"/>
    <w:rsid w:val="000A2F7F"/>
    <w:rsid w:val="000A332D"/>
    <w:rsid w:val="000A3E21"/>
    <w:rsid w:val="000A42E9"/>
    <w:rsid w:val="000A45EA"/>
    <w:rsid w:val="000A46F1"/>
    <w:rsid w:val="000A49C4"/>
    <w:rsid w:val="000A4DD6"/>
    <w:rsid w:val="000A506E"/>
    <w:rsid w:val="000A5270"/>
    <w:rsid w:val="000A5F0B"/>
    <w:rsid w:val="000A6852"/>
    <w:rsid w:val="000A7306"/>
    <w:rsid w:val="000B025B"/>
    <w:rsid w:val="000B02C2"/>
    <w:rsid w:val="000B0AA8"/>
    <w:rsid w:val="000B0F06"/>
    <w:rsid w:val="000B0F0A"/>
    <w:rsid w:val="000B1095"/>
    <w:rsid w:val="000B10F0"/>
    <w:rsid w:val="000B2251"/>
    <w:rsid w:val="000B2E8C"/>
    <w:rsid w:val="000B33FA"/>
    <w:rsid w:val="000B3464"/>
    <w:rsid w:val="000B365C"/>
    <w:rsid w:val="000B45AD"/>
    <w:rsid w:val="000B4E3C"/>
    <w:rsid w:val="000B50D2"/>
    <w:rsid w:val="000B5B23"/>
    <w:rsid w:val="000B5C6A"/>
    <w:rsid w:val="000B5C83"/>
    <w:rsid w:val="000B5D84"/>
    <w:rsid w:val="000B69DE"/>
    <w:rsid w:val="000B72C8"/>
    <w:rsid w:val="000B7705"/>
    <w:rsid w:val="000B7951"/>
    <w:rsid w:val="000B7B79"/>
    <w:rsid w:val="000C0544"/>
    <w:rsid w:val="000C0D26"/>
    <w:rsid w:val="000C0E3A"/>
    <w:rsid w:val="000C0E68"/>
    <w:rsid w:val="000C0F3C"/>
    <w:rsid w:val="000C0F9F"/>
    <w:rsid w:val="000C1286"/>
    <w:rsid w:val="000C12F4"/>
    <w:rsid w:val="000C12F5"/>
    <w:rsid w:val="000C13FA"/>
    <w:rsid w:val="000C1466"/>
    <w:rsid w:val="000C1DC2"/>
    <w:rsid w:val="000C1E1E"/>
    <w:rsid w:val="000C2796"/>
    <w:rsid w:val="000C2A37"/>
    <w:rsid w:val="000C2B44"/>
    <w:rsid w:val="000C3708"/>
    <w:rsid w:val="000C3ABF"/>
    <w:rsid w:val="000C41A9"/>
    <w:rsid w:val="000C4AF5"/>
    <w:rsid w:val="000C4D47"/>
    <w:rsid w:val="000C4DA8"/>
    <w:rsid w:val="000C5BAD"/>
    <w:rsid w:val="000C6582"/>
    <w:rsid w:val="000C6DD6"/>
    <w:rsid w:val="000C6FFF"/>
    <w:rsid w:val="000C71C7"/>
    <w:rsid w:val="000C7422"/>
    <w:rsid w:val="000C7686"/>
    <w:rsid w:val="000C7B23"/>
    <w:rsid w:val="000C7C5F"/>
    <w:rsid w:val="000C7E11"/>
    <w:rsid w:val="000C7EB5"/>
    <w:rsid w:val="000D01A6"/>
    <w:rsid w:val="000D054F"/>
    <w:rsid w:val="000D091B"/>
    <w:rsid w:val="000D0B26"/>
    <w:rsid w:val="000D1225"/>
    <w:rsid w:val="000D1423"/>
    <w:rsid w:val="000D1461"/>
    <w:rsid w:val="000D2423"/>
    <w:rsid w:val="000D276A"/>
    <w:rsid w:val="000D29F6"/>
    <w:rsid w:val="000D29FF"/>
    <w:rsid w:val="000D2CA6"/>
    <w:rsid w:val="000D2F79"/>
    <w:rsid w:val="000D32C1"/>
    <w:rsid w:val="000D3BE3"/>
    <w:rsid w:val="000D4324"/>
    <w:rsid w:val="000D4AF5"/>
    <w:rsid w:val="000D4E90"/>
    <w:rsid w:val="000D50D0"/>
    <w:rsid w:val="000D51F3"/>
    <w:rsid w:val="000D5568"/>
    <w:rsid w:val="000D55D7"/>
    <w:rsid w:val="000D5630"/>
    <w:rsid w:val="000D5703"/>
    <w:rsid w:val="000D5BB5"/>
    <w:rsid w:val="000D5D52"/>
    <w:rsid w:val="000D60B0"/>
    <w:rsid w:val="000D630F"/>
    <w:rsid w:val="000D6535"/>
    <w:rsid w:val="000D6A28"/>
    <w:rsid w:val="000D6CAC"/>
    <w:rsid w:val="000D745F"/>
    <w:rsid w:val="000E00A0"/>
    <w:rsid w:val="000E04D3"/>
    <w:rsid w:val="000E0837"/>
    <w:rsid w:val="000E09F3"/>
    <w:rsid w:val="000E0BF7"/>
    <w:rsid w:val="000E0E12"/>
    <w:rsid w:val="000E11F2"/>
    <w:rsid w:val="000E140B"/>
    <w:rsid w:val="000E16AB"/>
    <w:rsid w:val="000E1AEF"/>
    <w:rsid w:val="000E1D9D"/>
    <w:rsid w:val="000E1F6D"/>
    <w:rsid w:val="000E2144"/>
    <w:rsid w:val="000E22D9"/>
    <w:rsid w:val="000E25EE"/>
    <w:rsid w:val="000E2937"/>
    <w:rsid w:val="000E2977"/>
    <w:rsid w:val="000E2AAE"/>
    <w:rsid w:val="000E3000"/>
    <w:rsid w:val="000E3607"/>
    <w:rsid w:val="000E39A0"/>
    <w:rsid w:val="000E3B84"/>
    <w:rsid w:val="000E3DB4"/>
    <w:rsid w:val="000E4222"/>
    <w:rsid w:val="000E4333"/>
    <w:rsid w:val="000E441C"/>
    <w:rsid w:val="000E4674"/>
    <w:rsid w:val="000E4786"/>
    <w:rsid w:val="000E47B5"/>
    <w:rsid w:val="000E4AF5"/>
    <w:rsid w:val="000E4DF1"/>
    <w:rsid w:val="000E5560"/>
    <w:rsid w:val="000E5561"/>
    <w:rsid w:val="000E5B6C"/>
    <w:rsid w:val="000E5B75"/>
    <w:rsid w:val="000E5CAB"/>
    <w:rsid w:val="000E665D"/>
    <w:rsid w:val="000E6A9F"/>
    <w:rsid w:val="000E77AD"/>
    <w:rsid w:val="000E7BFF"/>
    <w:rsid w:val="000E7F57"/>
    <w:rsid w:val="000F0323"/>
    <w:rsid w:val="000F052B"/>
    <w:rsid w:val="000F09A8"/>
    <w:rsid w:val="000F114D"/>
    <w:rsid w:val="000F13E4"/>
    <w:rsid w:val="000F1603"/>
    <w:rsid w:val="000F1D46"/>
    <w:rsid w:val="000F1EEF"/>
    <w:rsid w:val="000F264A"/>
    <w:rsid w:val="000F266A"/>
    <w:rsid w:val="000F298A"/>
    <w:rsid w:val="000F29F5"/>
    <w:rsid w:val="000F2EB6"/>
    <w:rsid w:val="000F30B5"/>
    <w:rsid w:val="000F373E"/>
    <w:rsid w:val="000F3CF7"/>
    <w:rsid w:val="000F3D3F"/>
    <w:rsid w:val="000F455A"/>
    <w:rsid w:val="000F47F5"/>
    <w:rsid w:val="000F4EF6"/>
    <w:rsid w:val="000F56B8"/>
    <w:rsid w:val="000F59AC"/>
    <w:rsid w:val="000F5D75"/>
    <w:rsid w:val="000F664A"/>
    <w:rsid w:val="000F66B0"/>
    <w:rsid w:val="000F6788"/>
    <w:rsid w:val="000F67EB"/>
    <w:rsid w:val="000F6F8B"/>
    <w:rsid w:val="000F73FD"/>
    <w:rsid w:val="000F78F5"/>
    <w:rsid w:val="000F7D83"/>
    <w:rsid w:val="00100AAE"/>
    <w:rsid w:val="00100C99"/>
    <w:rsid w:val="00100FDA"/>
    <w:rsid w:val="0010188B"/>
    <w:rsid w:val="00101AA4"/>
    <w:rsid w:val="00101B62"/>
    <w:rsid w:val="00101CCA"/>
    <w:rsid w:val="00102098"/>
    <w:rsid w:val="001020C6"/>
    <w:rsid w:val="00102E91"/>
    <w:rsid w:val="0010329C"/>
    <w:rsid w:val="001038AD"/>
    <w:rsid w:val="00103E90"/>
    <w:rsid w:val="00103F59"/>
    <w:rsid w:val="001045F8"/>
    <w:rsid w:val="0010467F"/>
    <w:rsid w:val="00104882"/>
    <w:rsid w:val="00104889"/>
    <w:rsid w:val="00104AD2"/>
    <w:rsid w:val="00104EF5"/>
    <w:rsid w:val="0010504D"/>
    <w:rsid w:val="00105117"/>
    <w:rsid w:val="00105948"/>
    <w:rsid w:val="00105B0E"/>
    <w:rsid w:val="00105C33"/>
    <w:rsid w:val="00105ECD"/>
    <w:rsid w:val="00105F4D"/>
    <w:rsid w:val="00105F9E"/>
    <w:rsid w:val="0010600C"/>
    <w:rsid w:val="00106242"/>
    <w:rsid w:val="00106381"/>
    <w:rsid w:val="00106F98"/>
    <w:rsid w:val="001070E1"/>
    <w:rsid w:val="0010726C"/>
    <w:rsid w:val="001072D6"/>
    <w:rsid w:val="001075CF"/>
    <w:rsid w:val="001077C4"/>
    <w:rsid w:val="001106B6"/>
    <w:rsid w:val="00110765"/>
    <w:rsid w:val="00110CC6"/>
    <w:rsid w:val="00111253"/>
    <w:rsid w:val="00111415"/>
    <w:rsid w:val="001115CD"/>
    <w:rsid w:val="00111E30"/>
    <w:rsid w:val="001121EC"/>
    <w:rsid w:val="00112412"/>
    <w:rsid w:val="0011267C"/>
    <w:rsid w:val="00112704"/>
    <w:rsid w:val="001129A9"/>
    <w:rsid w:val="00112F9C"/>
    <w:rsid w:val="00113288"/>
    <w:rsid w:val="001136F5"/>
    <w:rsid w:val="00113815"/>
    <w:rsid w:val="001138FA"/>
    <w:rsid w:val="00113E25"/>
    <w:rsid w:val="00114AB7"/>
    <w:rsid w:val="00114DA7"/>
    <w:rsid w:val="00114F83"/>
    <w:rsid w:val="0011516F"/>
    <w:rsid w:val="0011587C"/>
    <w:rsid w:val="00115B64"/>
    <w:rsid w:val="00116070"/>
    <w:rsid w:val="0011642E"/>
    <w:rsid w:val="00116494"/>
    <w:rsid w:val="00116D8D"/>
    <w:rsid w:val="00116DF3"/>
    <w:rsid w:val="001173BE"/>
    <w:rsid w:val="001177D9"/>
    <w:rsid w:val="0012046C"/>
    <w:rsid w:val="00120473"/>
    <w:rsid w:val="001209C5"/>
    <w:rsid w:val="00120B98"/>
    <w:rsid w:val="00120C26"/>
    <w:rsid w:val="00120E73"/>
    <w:rsid w:val="00120F59"/>
    <w:rsid w:val="00121396"/>
    <w:rsid w:val="001218C1"/>
    <w:rsid w:val="0012196F"/>
    <w:rsid w:val="00121ADE"/>
    <w:rsid w:val="0012311E"/>
    <w:rsid w:val="0012350E"/>
    <w:rsid w:val="00123A65"/>
    <w:rsid w:val="00123BDD"/>
    <w:rsid w:val="00123E56"/>
    <w:rsid w:val="00123FB0"/>
    <w:rsid w:val="0012446D"/>
    <w:rsid w:val="0012464C"/>
    <w:rsid w:val="001246A7"/>
    <w:rsid w:val="00124789"/>
    <w:rsid w:val="001248B7"/>
    <w:rsid w:val="00124FE4"/>
    <w:rsid w:val="0012515A"/>
    <w:rsid w:val="001252DD"/>
    <w:rsid w:val="001252FB"/>
    <w:rsid w:val="00126181"/>
    <w:rsid w:val="00126F89"/>
    <w:rsid w:val="00127762"/>
    <w:rsid w:val="001279A6"/>
    <w:rsid w:val="00127A8C"/>
    <w:rsid w:val="00130297"/>
    <w:rsid w:val="001307A8"/>
    <w:rsid w:val="001309B0"/>
    <w:rsid w:val="00130A02"/>
    <w:rsid w:val="00130E89"/>
    <w:rsid w:val="00130F9E"/>
    <w:rsid w:val="00131167"/>
    <w:rsid w:val="00131410"/>
    <w:rsid w:val="00131731"/>
    <w:rsid w:val="001319E5"/>
    <w:rsid w:val="0013212D"/>
    <w:rsid w:val="00132463"/>
    <w:rsid w:val="00132C25"/>
    <w:rsid w:val="00132E49"/>
    <w:rsid w:val="00133056"/>
    <w:rsid w:val="00133088"/>
    <w:rsid w:val="001344A3"/>
    <w:rsid w:val="00134C8B"/>
    <w:rsid w:val="00134D7E"/>
    <w:rsid w:val="00134DAF"/>
    <w:rsid w:val="00134E79"/>
    <w:rsid w:val="00134F6D"/>
    <w:rsid w:val="00134FF2"/>
    <w:rsid w:val="0013525D"/>
    <w:rsid w:val="00135E3A"/>
    <w:rsid w:val="001360BF"/>
    <w:rsid w:val="001362DE"/>
    <w:rsid w:val="0013633F"/>
    <w:rsid w:val="0013642B"/>
    <w:rsid w:val="001365AC"/>
    <w:rsid w:val="001375C6"/>
    <w:rsid w:val="00137B74"/>
    <w:rsid w:val="00140411"/>
    <w:rsid w:val="00140653"/>
    <w:rsid w:val="00141133"/>
    <w:rsid w:val="00141324"/>
    <w:rsid w:val="00141362"/>
    <w:rsid w:val="00141372"/>
    <w:rsid w:val="00141845"/>
    <w:rsid w:val="00141872"/>
    <w:rsid w:val="00141A8C"/>
    <w:rsid w:val="00141D82"/>
    <w:rsid w:val="001426D3"/>
    <w:rsid w:val="00142A0D"/>
    <w:rsid w:val="00142B92"/>
    <w:rsid w:val="001430D0"/>
    <w:rsid w:val="00143B91"/>
    <w:rsid w:val="00143E81"/>
    <w:rsid w:val="00144317"/>
    <w:rsid w:val="00144454"/>
    <w:rsid w:val="0014446B"/>
    <w:rsid w:val="0014455E"/>
    <w:rsid w:val="00144657"/>
    <w:rsid w:val="001446C0"/>
    <w:rsid w:val="00144760"/>
    <w:rsid w:val="00144C32"/>
    <w:rsid w:val="001450A1"/>
    <w:rsid w:val="0014552C"/>
    <w:rsid w:val="001459A3"/>
    <w:rsid w:val="001459B7"/>
    <w:rsid w:val="00145E27"/>
    <w:rsid w:val="00145F91"/>
    <w:rsid w:val="00145FDA"/>
    <w:rsid w:val="001461D1"/>
    <w:rsid w:val="0014660B"/>
    <w:rsid w:val="00146AAC"/>
    <w:rsid w:val="00146B40"/>
    <w:rsid w:val="001474D8"/>
    <w:rsid w:val="001475F0"/>
    <w:rsid w:val="00147955"/>
    <w:rsid w:val="00147CD3"/>
    <w:rsid w:val="00147E5D"/>
    <w:rsid w:val="00150458"/>
    <w:rsid w:val="00150B81"/>
    <w:rsid w:val="00151438"/>
    <w:rsid w:val="001518BE"/>
    <w:rsid w:val="00152374"/>
    <w:rsid w:val="001526FA"/>
    <w:rsid w:val="001529CB"/>
    <w:rsid w:val="00152AB0"/>
    <w:rsid w:val="00153030"/>
    <w:rsid w:val="00153214"/>
    <w:rsid w:val="00153342"/>
    <w:rsid w:val="00153565"/>
    <w:rsid w:val="00153A1B"/>
    <w:rsid w:val="00153E9C"/>
    <w:rsid w:val="0015455B"/>
    <w:rsid w:val="00154861"/>
    <w:rsid w:val="001549A6"/>
    <w:rsid w:val="00154A54"/>
    <w:rsid w:val="00154A98"/>
    <w:rsid w:val="00154C27"/>
    <w:rsid w:val="0015511F"/>
    <w:rsid w:val="00155346"/>
    <w:rsid w:val="001563EF"/>
    <w:rsid w:val="0015649B"/>
    <w:rsid w:val="00156762"/>
    <w:rsid w:val="00156947"/>
    <w:rsid w:val="001569B2"/>
    <w:rsid w:val="00156A63"/>
    <w:rsid w:val="00156B40"/>
    <w:rsid w:val="00156E19"/>
    <w:rsid w:val="00156F16"/>
    <w:rsid w:val="00156FEF"/>
    <w:rsid w:val="001575EA"/>
    <w:rsid w:val="00161112"/>
    <w:rsid w:val="001614DC"/>
    <w:rsid w:val="00161E7C"/>
    <w:rsid w:val="0016221B"/>
    <w:rsid w:val="001628B7"/>
    <w:rsid w:val="00162D31"/>
    <w:rsid w:val="0016300D"/>
    <w:rsid w:val="00163070"/>
    <w:rsid w:val="00163832"/>
    <w:rsid w:val="00163A62"/>
    <w:rsid w:val="00163CC2"/>
    <w:rsid w:val="001642AB"/>
    <w:rsid w:val="001644B4"/>
    <w:rsid w:val="00164667"/>
    <w:rsid w:val="00164A83"/>
    <w:rsid w:val="00164BC9"/>
    <w:rsid w:val="00164C75"/>
    <w:rsid w:val="00164E7E"/>
    <w:rsid w:val="00164EF5"/>
    <w:rsid w:val="00164FA6"/>
    <w:rsid w:val="001650E0"/>
    <w:rsid w:val="001655EA"/>
    <w:rsid w:val="00165A7C"/>
    <w:rsid w:val="0016618B"/>
    <w:rsid w:val="00166621"/>
    <w:rsid w:val="00166C82"/>
    <w:rsid w:val="00166FD1"/>
    <w:rsid w:val="00167099"/>
    <w:rsid w:val="001674D4"/>
    <w:rsid w:val="00167F24"/>
    <w:rsid w:val="001706FC"/>
    <w:rsid w:val="00170D97"/>
    <w:rsid w:val="00170E45"/>
    <w:rsid w:val="00171547"/>
    <w:rsid w:val="001716FF"/>
    <w:rsid w:val="00171722"/>
    <w:rsid w:val="001721CC"/>
    <w:rsid w:val="00172ABB"/>
    <w:rsid w:val="00172FDF"/>
    <w:rsid w:val="001735F4"/>
    <w:rsid w:val="001745F5"/>
    <w:rsid w:val="0017462F"/>
    <w:rsid w:val="0017481C"/>
    <w:rsid w:val="00174BB9"/>
    <w:rsid w:val="00174DEA"/>
    <w:rsid w:val="00174ED2"/>
    <w:rsid w:val="0017586B"/>
    <w:rsid w:val="00175B74"/>
    <w:rsid w:val="00175CB5"/>
    <w:rsid w:val="00176263"/>
    <w:rsid w:val="001762F0"/>
    <w:rsid w:val="00176EB9"/>
    <w:rsid w:val="00176FC5"/>
    <w:rsid w:val="0017709A"/>
    <w:rsid w:val="001773FD"/>
    <w:rsid w:val="001774A6"/>
    <w:rsid w:val="001774F9"/>
    <w:rsid w:val="00177547"/>
    <w:rsid w:val="001775F3"/>
    <w:rsid w:val="001779D8"/>
    <w:rsid w:val="00177A37"/>
    <w:rsid w:val="00177B58"/>
    <w:rsid w:val="00177CED"/>
    <w:rsid w:val="00177D8C"/>
    <w:rsid w:val="0018019A"/>
    <w:rsid w:val="00180943"/>
    <w:rsid w:val="00180B42"/>
    <w:rsid w:val="00180C55"/>
    <w:rsid w:val="001811DE"/>
    <w:rsid w:val="0018155E"/>
    <w:rsid w:val="001817BE"/>
    <w:rsid w:val="00181E11"/>
    <w:rsid w:val="00181FE6"/>
    <w:rsid w:val="00182246"/>
    <w:rsid w:val="001825B4"/>
    <w:rsid w:val="001828CB"/>
    <w:rsid w:val="00182ED9"/>
    <w:rsid w:val="00183383"/>
    <w:rsid w:val="00183565"/>
    <w:rsid w:val="00183D8B"/>
    <w:rsid w:val="00183E53"/>
    <w:rsid w:val="0018409A"/>
    <w:rsid w:val="001847CF"/>
    <w:rsid w:val="00184803"/>
    <w:rsid w:val="00184AC5"/>
    <w:rsid w:val="00184C31"/>
    <w:rsid w:val="00185E8D"/>
    <w:rsid w:val="00185EB5"/>
    <w:rsid w:val="00185EBA"/>
    <w:rsid w:val="00186069"/>
    <w:rsid w:val="00186179"/>
    <w:rsid w:val="001861D2"/>
    <w:rsid w:val="001861E5"/>
    <w:rsid w:val="001862E8"/>
    <w:rsid w:val="0018658F"/>
    <w:rsid w:val="00186F3C"/>
    <w:rsid w:val="001879A5"/>
    <w:rsid w:val="0019005C"/>
    <w:rsid w:val="001900A5"/>
    <w:rsid w:val="001913BD"/>
    <w:rsid w:val="001919D9"/>
    <w:rsid w:val="00191B7B"/>
    <w:rsid w:val="00191C6D"/>
    <w:rsid w:val="00191CB2"/>
    <w:rsid w:val="00191E60"/>
    <w:rsid w:val="00191E90"/>
    <w:rsid w:val="00192148"/>
    <w:rsid w:val="001926E7"/>
    <w:rsid w:val="0019297A"/>
    <w:rsid w:val="001929B3"/>
    <w:rsid w:val="00193832"/>
    <w:rsid w:val="00193AB1"/>
    <w:rsid w:val="00195218"/>
    <w:rsid w:val="00195372"/>
    <w:rsid w:val="001955C0"/>
    <w:rsid w:val="0019586D"/>
    <w:rsid w:val="00195A2D"/>
    <w:rsid w:val="00195CF5"/>
    <w:rsid w:val="00195F88"/>
    <w:rsid w:val="00195FEB"/>
    <w:rsid w:val="001964A3"/>
    <w:rsid w:val="00196526"/>
    <w:rsid w:val="00196813"/>
    <w:rsid w:val="001968D1"/>
    <w:rsid w:val="00196B70"/>
    <w:rsid w:val="00197306"/>
    <w:rsid w:val="001975F8"/>
    <w:rsid w:val="00197635"/>
    <w:rsid w:val="00197877"/>
    <w:rsid w:val="00197AAE"/>
    <w:rsid w:val="00197E19"/>
    <w:rsid w:val="00197F28"/>
    <w:rsid w:val="001A0317"/>
    <w:rsid w:val="001A034A"/>
    <w:rsid w:val="001A0CB0"/>
    <w:rsid w:val="001A12F6"/>
    <w:rsid w:val="001A137F"/>
    <w:rsid w:val="001A13C2"/>
    <w:rsid w:val="001A1605"/>
    <w:rsid w:val="001A2238"/>
    <w:rsid w:val="001A227D"/>
    <w:rsid w:val="001A271F"/>
    <w:rsid w:val="001A2B92"/>
    <w:rsid w:val="001A322D"/>
    <w:rsid w:val="001A340E"/>
    <w:rsid w:val="001A3465"/>
    <w:rsid w:val="001A3756"/>
    <w:rsid w:val="001A39C4"/>
    <w:rsid w:val="001A3A98"/>
    <w:rsid w:val="001A3CB8"/>
    <w:rsid w:val="001A42B8"/>
    <w:rsid w:val="001A42BB"/>
    <w:rsid w:val="001A4480"/>
    <w:rsid w:val="001A449F"/>
    <w:rsid w:val="001A461D"/>
    <w:rsid w:val="001A498B"/>
    <w:rsid w:val="001A49B4"/>
    <w:rsid w:val="001A5020"/>
    <w:rsid w:val="001A54B0"/>
    <w:rsid w:val="001A5A38"/>
    <w:rsid w:val="001A5A4A"/>
    <w:rsid w:val="001A5C5A"/>
    <w:rsid w:val="001A6F3C"/>
    <w:rsid w:val="001A725B"/>
    <w:rsid w:val="001A73A2"/>
    <w:rsid w:val="001A74EA"/>
    <w:rsid w:val="001A773E"/>
    <w:rsid w:val="001A7F51"/>
    <w:rsid w:val="001B0792"/>
    <w:rsid w:val="001B0991"/>
    <w:rsid w:val="001B09F9"/>
    <w:rsid w:val="001B0B65"/>
    <w:rsid w:val="001B0C1E"/>
    <w:rsid w:val="001B0F35"/>
    <w:rsid w:val="001B12BE"/>
    <w:rsid w:val="001B1E8F"/>
    <w:rsid w:val="001B1FCC"/>
    <w:rsid w:val="001B1FE8"/>
    <w:rsid w:val="001B3002"/>
    <w:rsid w:val="001B306C"/>
    <w:rsid w:val="001B32C5"/>
    <w:rsid w:val="001B361D"/>
    <w:rsid w:val="001B4815"/>
    <w:rsid w:val="001B4D15"/>
    <w:rsid w:val="001B4DB7"/>
    <w:rsid w:val="001B4DE6"/>
    <w:rsid w:val="001B503D"/>
    <w:rsid w:val="001B5520"/>
    <w:rsid w:val="001B5608"/>
    <w:rsid w:val="001B5B34"/>
    <w:rsid w:val="001B5EED"/>
    <w:rsid w:val="001B60CB"/>
    <w:rsid w:val="001B6AB8"/>
    <w:rsid w:val="001B6B96"/>
    <w:rsid w:val="001B7484"/>
    <w:rsid w:val="001B780F"/>
    <w:rsid w:val="001B7B52"/>
    <w:rsid w:val="001B7C63"/>
    <w:rsid w:val="001B7F5C"/>
    <w:rsid w:val="001C00A6"/>
    <w:rsid w:val="001C010F"/>
    <w:rsid w:val="001C0139"/>
    <w:rsid w:val="001C057A"/>
    <w:rsid w:val="001C080A"/>
    <w:rsid w:val="001C0CEB"/>
    <w:rsid w:val="001C0FE9"/>
    <w:rsid w:val="001C1378"/>
    <w:rsid w:val="001C1411"/>
    <w:rsid w:val="001C1B1C"/>
    <w:rsid w:val="001C1F58"/>
    <w:rsid w:val="001C21B3"/>
    <w:rsid w:val="001C2640"/>
    <w:rsid w:val="001C2807"/>
    <w:rsid w:val="001C2918"/>
    <w:rsid w:val="001C3967"/>
    <w:rsid w:val="001C39B2"/>
    <w:rsid w:val="001C3BC3"/>
    <w:rsid w:val="001C3FDB"/>
    <w:rsid w:val="001C4080"/>
    <w:rsid w:val="001C46B6"/>
    <w:rsid w:val="001C4844"/>
    <w:rsid w:val="001C4C7A"/>
    <w:rsid w:val="001C4C9C"/>
    <w:rsid w:val="001C508D"/>
    <w:rsid w:val="001C52B4"/>
    <w:rsid w:val="001C6A14"/>
    <w:rsid w:val="001C6DD2"/>
    <w:rsid w:val="001C77E8"/>
    <w:rsid w:val="001C7802"/>
    <w:rsid w:val="001C79AD"/>
    <w:rsid w:val="001C7DEC"/>
    <w:rsid w:val="001D001A"/>
    <w:rsid w:val="001D0328"/>
    <w:rsid w:val="001D0C70"/>
    <w:rsid w:val="001D10E2"/>
    <w:rsid w:val="001D15F0"/>
    <w:rsid w:val="001D1968"/>
    <w:rsid w:val="001D1BEC"/>
    <w:rsid w:val="001D1DA0"/>
    <w:rsid w:val="001D21E9"/>
    <w:rsid w:val="001D26F4"/>
    <w:rsid w:val="001D2BD6"/>
    <w:rsid w:val="001D3BDF"/>
    <w:rsid w:val="001D3F12"/>
    <w:rsid w:val="001D4588"/>
    <w:rsid w:val="001D4CF1"/>
    <w:rsid w:val="001D4E44"/>
    <w:rsid w:val="001D55A6"/>
    <w:rsid w:val="001D6269"/>
    <w:rsid w:val="001D6963"/>
    <w:rsid w:val="001D6B2F"/>
    <w:rsid w:val="001D6B4A"/>
    <w:rsid w:val="001D6BF1"/>
    <w:rsid w:val="001D6FBC"/>
    <w:rsid w:val="001D6FFB"/>
    <w:rsid w:val="001D718F"/>
    <w:rsid w:val="001D74DA"/>
    <w:rsid w:val="001D7842"/>
    <w:rsid w:val="001D7AC9"/>
    <w:rsid w:val="001D7CCE"/>
    <w:rsid w:val="001D7D00"/>
    <w:rsid w:val="001E025E"/>
    <w:rsid w:val="001E0830"/>
    <w:rsid w:val="001E084E"/>
    <w:rsid w:val="001E0AA8"/>
    <w:rsid w:val="001E151E"/>
    <w:rsid w:val="001E1C6B"/>
    <w:rsid w:val="001E1CDF"/>
    <w:rsid w:val="001E1E44"/>
    <w:rsid w:val="001E1FA5"/>
    <w:rsid w:val="001E2909"/>
    <w:rsid w:val="001E2C8F"/>
    <w:rsid w:val="001E2E42"/>
    <w:rsid w:val="001E3822"/>
    <w:rsid w:val="001E3972"/>
    <w:rsid w:val="001E3AA0"/>
    <w:rsid w:val="001E4166"/>
    <w:rsid w:val="001E43D6"/>
    <w:rsid w:val="001E4855"/>
    <w:rsid w:val="001E49FD"/>
    <w:rsid w:val="001E4A6A"/>
    <w:rsid w:val="001E4B4F"/>
    <w:rsid w:val="001E4CC2"/>
    <w:rsid w:val="001E4D1F"/>
    <w:rsid w:val="001E5352"/>
    <w:rsid w:val="001E5ED8"/>
    <w:rsid w:val="001E6014"/>
    <w:rsid w:val="001E68DC"/>
    <w:rsid w:val="001E6EDC"/>
    <w:rsid w:val="001E7524"/>
    <w:rsid w:val="001E75A3"/>
    <w:rsid w:val="001E7D64"/>
    <w:rsid w:val="001E7EC1"/>
    <w:rsid w:val="001F0443"/>
    <w:rsid w:val="001F058C"/>
    <w:rsid w:val="001F0D12"/>
    <w:rsid w:val="001F0FED"/>
    <w:rsid w:val="001F1379"/>
    <w:rsid w:val="001F145E"/>
    <w:rsid w:val="001F20A8"/>
    <w:rsid w:val="001F23DE"/>
    <w:rsid w:val="001F28CC"/>
    <w:rsid w:val="001F2C9A"/>
    <w:rsid w:val="001F2C9F"/>
    <w:rsid w:val="001F30DB"/>
    <w:rsid w:val="001F37AA"/>
    <w:rsid w:val="001F50B2"/>
    <w:rsid w:val="001F56F1"/>
    <w:rsid w:val="001F570C"/>
    <w:rsid w:val="001F5810"/>
    <w:rsid w:val="001F5856"/>
    <w:rsid w:val="001F5896"/>
    <w:rsid w:val="001F58DA"/>
    <w:rsid w:val="001F5CDB"/>
    <w:rsid w:val="001F5E04"/>
    <w:rsid w:val="001F5EC7"/>
    <w:rsid w:val="001F6979"/>
    <w:rsid w:val="001F6A5D"/>
    <w:rsid w:val="001F6B31"/>
    <w:rsid w:val="001F6E0D"/>
    <w:rsid w:val="001F6EAA"/>
    <w:rsid w:val="001F6F1B"/>
    <w:rsid w:val="001F70BA"/>
    <w:rsid w:val="001F752A"/>
    <w:rsid w:val="001F7BF3"/>
    <w:rsid w:val="001F7D58"/>
    <w:rsid w:val="00200354"/>
    <w:rsid w:val="002004B9"/>
    <w:rsid w:val="002007AC"/>
    <w:rsid w:val="002009E4"/>
    <w:rsid w:val="00200A5F"/>
    <w:rsid w:val="00200E1B"/>
    <w:rsid w:val="002017B0"/>
    <w:rsid w:val="00201A13"/>
    <w:rsid w:val="00201B3A"/>
    <w:rsid w:val="002023C6"/>
    <w:rsid w:val="002030C5"/>
    <w:rsid w:val="00203392"/>
    <w:rsid w:val="0020364C"/>
    <w:rsid w:val="00203B78"/>
    <w:rsid w:val="00203E1D"/>
    <w:rsid w:val="00204133"/>
    <w:rsid w:val="002043E3"/>
    <w:rsid w:val="0020461A"/>
    <w:rsid w:val="00204A5B"/>
    <w:rsid w:val="0020564C"/>
    <w:rsid w:val="0020577E"/>
    <w:rsid w:val="00205793"/>
    <w:rsid w:val="00205D3B"/>
    <w:rsid w:val="00206521"/>
    <w:rsid w:val="00206C1B"/>
    <w:rsid w:val="00206C50"/>
    <w:rsid w:val="00206C59"/>
    <w:rsid w:val="002071C7"/>
    <w:rsid w:val="002073E0"/>
    <w:rsid w:val="002074C3"/>
    <w:rsid w:val="002074FC"/>
    <w:rsid w:val="0020750D"/>
    <w:rsid w:val="00207B67"/>
    <w:rsid w:val="00207C37"/>
    <w:rsid w:val="0021017B"/>
    <w:rsid w:val="00210387"/>
    <w:rsid w:val="00210485"/>
    <w:rsid w:val="0021060A"/>
    <w:rsid w:val="00210E15"/>
    <w:rsid w:val="00210E1D"/>
    <w:rsid w:val="00211671"/>
    <w:rsid w:val="00211676"/>
    <w:rsid w:val="0021179C"/>
    <w:rsid w:val="00211A8D"/>
    <w:rsid w:val="00212296"/>
    <w:rsid w:val="002125BD"/>
    <w:rsid w:val="002129A6"/>
    <w:rsid w:val="00212ADF"/>
    <w:rsid w:val="00212FFD"/>
    <w:rsid w:val="00213019"/>
    <w:rsid w:val="00213447"/>
    <w:rsid w:val="00213B35"/>
    <w:rsid w:val="00213E50"/>
    <w:rsid w:val="0021429D"/>
    <w:rsid w:val="00214924"/>
    <w:rsid w:val="00214E95"/>
    <w:rsid w:val="0021535F"/>
    <w:rsid w:val="0021553B"/>
    <w:rsid w:val="00215AA8"/>
    <w:rsid w:val="00215C3E"/>
    <w:rsid w:val="00215FD4"/>
    <w:rsid w:val="002160DA"/>
    <w:rsid w:val="002162E9"/>
    <w:rsid w:val="00216768"/>
    <w:rsid w:val="002167C9"/>
    <w:rsid w:val="00216945"/>
    <w:rsid w:val="002171BA"/>
    <w:rsid w:val="00217BA3"/>
    <w:rsid w:val="0022066F"/>
    <w:rsid w:val="00220A95"/>
    <w:rsid w:val="00220FFB"/>
    <w:rsid w:val="00221759"/>
    <w:rsid w:val="00221A0C"/>
    <w:rsid w:val="00221DF8"/>
    <w:rsid w:val="00222BF8"/>
    <w:rsid w:val="00222CEC"/>
    <w:rsid w:val="00223452"/>
    <w:rsid w:val="00223674"/>
    <w:rsid w:val="00223C77"/>
    <w:rsid w:val="00223D47"/>
    <w:rsid w:val="00223E4C"/>
    <w:rsid w:val="00223E86"/>
    <w:rsid w:val="0022401C"/>
    <w:rsid w:val="00224230"/>
    <w:rsid w:val="0022435E"/>
    <w:rsid w:val="00224447"/>
    <w:rsid w:val="002247A1"/>
    <w:rsid w:val="0022503E"/>
    <w:rsid w:val="002250B3"/>
    <w:rsid w:val="002255B6"/>
    <w:rsid w:val="00225A50"/>
    <w:rsid w:val="00225DC1"/>
    <w:rsid w:val="00226533"/>
    <w:rsid w:val="002265FB"/>
    <w:rsid w:val="0022681E"/>
    <w:rsid w:val="00226C47"/>
    <w:rsid w:val="00226C8A"/>
    <w:rsid w:val="00226E69"/>
    <w:rsid w:val="00227DC6"/>
    <w:rsid w:val="00230005"/>
    <w:rsid w:val="0023021C"/>
    <w:rsid w:val="00230519"/>
    <w:rsid w:val="00230777"/>
    <w:rsid w:val="002307A4"/>
    <w:rsid w:val="00230A42"/>
    <w:rsid w:val="00230B83"/>
    <w:rsid w:val="00230D0D"/>
    <w:rsid w:val="002312A5"/>
    <w:rsid w:val="002313CD"/>
    <w:rsid w:val="0023173E"/>
    <w:rsid w:val="002317D3"/>
    <w:rsid w:val="0023194A"/>
    <w:rsid w:val="00231FC0"/>
    <w:rsid w:val="00232071"/>
    <w:rsid w:val="002323F1"/>
    <w:rsid w:val="00232853"/>
    <w:rsid w:val="00232928"/>
    <w:rsid w:val="00232A9A"/>
    <w:rsid w:val="00232C3B"/>
    <w:rsid w:val="00233160"/>
    <w:rsid w:val="00233665"/>
    <w:rsid w:val="002340AC"/>
    <w:rsid w:val="00234A4D"/>
    <w:rsid w:val="00235148"/>
    <w:rsid w:val="002352F9"/>
    <w:rsid w:val="002355F7"/>
    <w:rsid w:val="00235E33"/>
    <w:rsid w:val="002361EF"/>
    <w:rsid w:val="0023686C"/>
    <w:rsid w:val="00236F6B"/>
    <w:rsid w:val="00236F96"/>
    <w:rsid w:val="00237B61"/>
    <w:rsid w:val="00237B8B"/>
    <w:rsid w:val="00237C57"/>
    <w:rsid w:val="00237E87"/>
    <w:rsid w:val="00237F6C"/>
    <w:rsid w:val="00240E79"/>
    <w:rsid w:val="00241923"/>
    <w:rsid w:val="00242241"/>
    <w:rsid w:val="00242436"/>
    <w:rsid w:val="002424D6"/>
    <w:rsid w:val="002426A8"/>
    <w:rsid w:val="00242CA7"/>
    <w:rsid w:val="0024311C"/>
    <w:rsid w:val="00243697"/>
    <w:rsid w:val="00243862"/>
    <w:rsid w:val="002444B6"/>
    <w:rsid w:val="00244756"/>
    <w:rsid w:val="00244C70"/>
    <w:rsid w:val="00244F78"/>
    <w:rsid w:val="002450E9"/>
    <w:rsid w:val="002450F1"/>
    <w:rsid w:val="002454FD"/>
    <w:rsid w:val="0024575A"/>
    <w:rsid w:val="002457CF"/>
    <w:rsid w:val="00245CEE"/>
    <w:rsid w:val="00245E28"/>
    <w:rsid w:val="002460F6"/>
    <w:rsid w:val="002465B8"/>
    <w:rsid w:val="002466D3"/>
    <w:rsid w:val="002466D6"/>
    <w:rsid w:val="002467C5"/>
    <w:rsid w:val="00246851"/>
    <w:rsid w:val="00246CBE"/>
    <w:rsid w:val="00246E44"/>
    <w:rsid w:val="002473C1"/>
    <w:rsid w:val="00247BE0"/>
    <w:rsid w:val="00247D5B"/>
    <w:rsid w:val="00247D76"/>
    <w:rsid w:val="002503A3"/>
    <w:rsid w:val="0025075A"/>
    <w:rsid w:val="002509EC"/>
    <w:rsid w:val="00250EF5"/>
    <w:rsid w:val="00251327"/>
    <w:rsid w:val="002514F0"/>
    <w:rsid w:val="002516C0"/>
    <w:rsid w:val="0025177F"/>
    <w:rsid w:val="0025190B"/>
    <w:rsid w:val="00251A59"/>
    <w:rsid w:val="00251F0A"/>
    <w:rsid w:val="002526AB"/>
    <w:rsid w:val="002529DE"/>
    <w:rsid w:val="00252BD6"/>
    <w:rsid w:val="00252D7B"/>
    <w:rsid w:val="00253334"/>
    <w:rsid w:val="0025336D"/>
    <w:rsid w:val="002533D9"/>
    <w:rsid w:val="00253430"/>
    <w:rsid w:val="00253685"/>
    <w:rsid w:val="00253687"/>
    <w:rsid w:val="00253B18"/>
    <w:rsid w:val="00253C94"/>
    <w:rsid w:val="00253EE7"/>
    <w:rsid w:val="00254675"/>
    <w:rsid w:val="002547A5"/>
    <w:rsid w:val="002547B1"/>
    <w:rsid w:val="00254AC7"/>
    <w:rsid w:val="00254B90"/>
    <w:rsid w:val="00255257"/>
    <w:rsid w:val="0025534A"/>
    <w:rsid w:val="0025554D"/>
    <w:rsid w:val="00255612"/>
    <w:rsid w:val="002556CD"/>
    <w:rsid w:val="00255E27"/>
    <w:rsid w:val="00255FD9"/>
    <w:rsid w:val="00256088"/>
    <w:rsid w:val="0025654C"/>
    <w:rsid w:val="002566D8"/>
    <w:rsid w:val="00256783"/>
    <w:rsid w:val="00256D15"/>
    <w:rsid w:val="0025705A"/>
    <w:rsid w:val="00257215"/>
    <w:rsid w:val="00257547"/>
    <w:rsid w:val="00257B2C"/>
    <w:rsid w:val="0026042E"/>
    <w:rsid w:val="00260785"/>
    <w:rsid w:val="00260BB2"/>
    <w:rsid w:val="00260E95"/>
    <w:rsid w:val="002613E2"/>
    <w:rsid w:val="002614ED"/>
    <w:rsid w:val="0026179E"/>
    <w:rsid w:val="002617C7"/>
    <w:rsid w:val="002619BA"/>
    <w:rsid w:val="00261D11"/>
    <w:rsid w:val="00261D69"/>
    <w:rsid w:val="00261EED"/>
    <w:rsid w:val="0026216D"/>
    <w:rsid w:val="00262172"/>
    <w:rsid w:val="002622FA"/>
    <w:rsid w:val="0026239E"/>
    <w:rsid w:val="00262DEE"/>
    <w:rsid w:val="0026311F"/>
    <w:rsid w:val="00263375"/>
    <w:rsid w:val="0026338B"/>
    <w:rsid w:val="002635F8"/>
    <w:rsid w:val="00263D9B"/>
    <w:rsid w:val="00264545"/>
    <w:rsid w:val="00264A35"/>
    <w:rsid w:val="00264BF7"/>
    <w:rsid w:val="00264CE7"/>
    <w:rsid w:val="00264D58"/>
    <w:rsid w:val="00265597"/>
    <w:rsid w:val="002663D8"/>
    <w:rsid w:val="002663DB"/>
    <w:rsid w:val="0026641A"/>
    <w:rsid w:val="00266743"/>
    <w:rsid w:val="0026681A"/>
    <w:rsid w:val="00266A38"/>
    <w:rsid w:val="00266C0D"/>
    <w:rsid w:val="00266F98"/>
    <w:rsid w:val="0026750A"/>
    <w:rsid w:val="00267551"/>
    <w:rsid w:val="00267627"/>
    <w:rsid w:val="00267667"/>
    <w:rsid w:val="00267962"/>
    <w:rsid w:val="00267DA1"/>
    <w:rsid w:val="00267ED3"/>
    <w:rsid w:val="00270008"/>
    <w:rsid w:val="00270077"/>
    <w:rsid w:val="0027017F"/>
    <w:rsid w:val="0027025D"/>
    <w:rsid w:val="00270E26"/>
    <w:rsid w:val="00271392"/>
    <w:rsid w:val="0027145E"/>
    <w:rsid w:val="00271483"/>
    <w:rsid w:val="00271694"/>
    <w:rsid w:val="00271918"/>
    <w:rsid w:val="00271BDC"/>
    <w:rsid w:val="00271C36"/>
    <w:rsid w:val="00271ECC"/>
    <w:rsid w:val="00272189"/>
    <w:rsid w:val="0027265B"/>
    <w:rsid w:val="00272666"/>
    <w:rsid w:val="00272EEB"/>
    <w:rsid w:val="002743DC"/>
    <w:rsid w:val="002745A0"/>
    <w:rsid w:val="002745D1"/>
    <w:rsid w:val="0027478E"/>
    <w:rsid w:val="0027490B"/>
    <w:rsid w:val="00274BA0"/>
    <w:rsid w:val="00274FCE"/>
    <w:rsid w:val="0027524C"/>
    <w:rsid w:val="00275259"/>
    <w:rsid w:val="002753E7"/>
    <w:rsid w:val="00275466"/>
    <w:rsid w:val="002754E5"/>
    <w:rsid w:val="00275C40"/>
    <w:rsid w:val="00275DB7"/>
    <w:rsid w:val="0027603F"/>
    <w:rsid w:val="00276392"/>
    <w:rsid w:val="002763C2"/>
    <w:rsid w:val="0027648F"/>
    <w:rsid w:val="00276C49"/>
    <w:rsid w:val="0027725F"/>
    <w:rsid w:val="002772F1"/>
    <w:rsid w:val="002775EB"/>
    <w:rsid w:val="00277614"/>
    <w:rsid w:val="00277984"/>
    <w:rsid w:val="00277A95"/>
    <w:rsid w:val="00277BDF"/>
    <w:rsid w:val="00277CEF"/>
    <w:rsid w:val="002800B9"/>
    <w:rsid w:val="00280EAD"/>
    <w:rsid w:val="00280F94"/>
    <w:rsid w:val="00281B7D"/>
    <w:rsid w:val="00281F32"/>
    <w:rsid w:val="00281F38"/>
    <w:rsid w:val="00282104"/>
    <w:rsid w:val="00282132"/>
    <w:rsid w:val="00282335"/>
    <w:rsid w:val="00282F17"/>
    <w:rsid w:val="00282F3E"/>
    <w:rsid w:val="00282FC8"/>
    <w:rsid w:val="00283192"/>
    <w:rsid w:val="00283244"/>
    <w:rsid w:val="00283259"/>
    <w:rsid w:val="0028334C"/>
    <w:rsid w:val="00283974"/>
    <w:rsid w:val="00283E1A"/>
    <w:rsid w:val="002841C3"/>
    <w:rsid w:val="00284759"/>
    <w:rsid w:val="00284795"/>
    <w:rsid w:val="0028487A"/>
    <w:rsid w:val="00284F66"/>
    <w:rsid w:val="00285558"/>
    <w:rsid w:val="002857C7"/>
    <w:rsid w:val="002863AC"/>
    <w:rsid w:val="002864B7"/>
    <w:rsid w:val="002865A5"/>
    <w:rsid w:val="0028685C"/>
    <w:rsid w:val="002869A2"/>
    <w:rsid w:val="00287625"/>
    <w:rsid w:val="00287BEB"/>
    <w:rsid w:val="00287C52"/>
    <w:rsid w:val="0029102B"/>
    <w:rsid w:val="002917B0"/>
    <w:rsid w:val="00291CE5"/>
    <w:rsid w:val="00291CF9"/>
    <w:rsid w:val="00291D5F"/>
    <w:rsid w:val="00291D92"/>
    <w:rsid w:val="00291DBA"/>
    <w:rsid w:val="00291EAD"/>
    <w:rsid w:val="002921BA"/>
    <w:rsid w:val="00292361"/>
    <w:rsid w:val="00292563"/>
    <w:rsid w:val="00292AD8"/>
    <w:rsid w:val="00293CF9"/>
    <w:rsid w:val="00293DA1"/>
    <w:rsid w:val="00293EB3"/>
    <w:rsid w:val="00294275"/>
    <w:rsid w:val="00294298"/>
    <w:rsid w:val="002943B5"/>
    <w:rsid w:val="00294953"/>
    <w:rsid w:val="0029544A"/>
    <w:rsid w:val="00295594"/>
    <w:rsid w:val="00295743"/>
    <w:rsid w:val="00295E3E"/>
    <w:rsid w:val="00296210"/>
    <w:rsid w:val="00296C59"/>
    <w:rsid w:val="00296EB8"/>
    <w:rsid w:val="00297069"/>
    <w:rsid w:val="0029762F"/>
    <w:rsid w:val="00297A79"/>
    <w:rsid w:val="002A012C"/>
    <w:rsid w:val="002A135C"/>
    <w:rsid w:val="002A1422"/>
    <w:rsid w:val="002A14AA"/>
    <w:rsid w:val="002A1506"/>
    <w:rsid w:val="002A173A"/>
    <w:rsid w:val="002A199A"/>
    <w:rsid w:val="002A22D7"/>
    <w:rsid w:val="002A237A"/>
    <w:rsid w:val="002A243E"/>
    <w:rsid w:val="002A25F3"/>
    <w:rsid w:val="002A2815"/>
    <w:rsid w:val="002A2848"/>
    <w:rsid w:val="002A2854"/>
    <w:rsid w:val="002A293F"/>
    <w:rsid w:val="002A2A27"/>
    <w:rsid w:val="002A2A36"/>
    <w:rsid w:val="002A2EE6"/>
    <w:rsid w:val="002A34D7"/>
    <w:rsid w:val="002A42FC"/>
    <w:rsid w:val="002A4D2A"/>
    <w:rsid w:val="002A52AD"/>
    <w:rsid w:val="002A53C3"/>
    <w:rsid w:val="002A53D2"/>
    <w:rsid w:val="002A5546"/>
    <w:rsid w:val="002A5924"/>
    <w:rsid w:val="002A595E"/>
    <w:rsid w:val="002A59DA"/>
    <w:rsid w:val="002A5C3C"/>
    <w:rsid w:val="002A6069"/>
    <w:rsid w:val="002A647C"/>
    <w:rsid w:val="002A6789"/>
    <w:rsid w:val="002A68B0"/>
    <w:rsid w:val="002A6B8E"/>
    <w:rsid w:val="002A6CE0"/>
    <w:rsid w:val="002A71EF"/>
    <w:rsid w:val="002A7282"/>
    <w:rsid w:val="002A7868"/>
    <w:rsid w:val="002A7D18"/>
    <w:rsid w:val="002A7F2F"/>
    <w:rsid w:val="002B0389"/>
    <w:rsid w:val="002B0685"/>
    <w:rsid w:val="002B08A0"/>
    <w:rsid w:val="002B0E81"/>
    <w:rsid w:val="002B12C8"/>
    <w:rsid w:val="002B1472"/>
    <w:rsid w:val="002B14FF"/>
    <w:rsid w:val="002B17A3"/>
    <w:rsid w:val="002B1872"/>
    <w:rsid w:val="002B18FC"/>
    <w:rsid w:val="002B215A"/>
    <w:rsid w:val="002B240E"/>
    <w:rsid w:val="002B26D2"/>
    <w:rsid w:val="002B2796"/>
    <w:rsid w:val="002B279E"/>
    <w:rsid w:val="002B28CB"/>
    <w:rsid w:val="002B32F4"/>
    <w:rsid w:val="002B35B6"/>
    <w:rsid w:val="002B3690"/>
    <w:rsid w:val="002B38A1"/>
    <w:rsid w:val="002B3995"/>
    <w:rsid w:val="002B3D9D"/>
    <w:rsid w:val="002B4169"/>
    <w:rsid w:val="002B469F"/>
    <w:rsid w:val="002B4FA0"/>
    <w:rsid w:val="002B514C"/>
    <w:rsid w:val="002B5757"/>
    <w:rsid w:val="002B5838"/>
    <w:rsid w:val="002B5FDB"/>
    <w:rsid w:val="002B60D7"/>
    <w:rsid w:val="002B6357"/>
    <w:rsid w:val="002B6F97"/>
    <w:rsid w:val="002B712E"/>
    <w:rsid w:val="002B78CC"/>
    <w:rsid w:val="002C0252"/>
    <w:rsid w:val="002C0F5A"/>
    <w:rsid w:val="002C1078"/>
    <w:rsid w:val="002C1560"/>
    <w:rsid w:val="002C15C4"/>
    <w:rsid w:val="002C17D3"/>
    <w:rsid w:val="002C1CFA"/>
    <w:rsid w:val="002C203B"/>
    <w:rsid w:val="002C206B"/>
    <w:rsid w:val="002C2163"/>
    <w:rsid w:val="002C2BAA"/>
    <w:rsid w:val="002C2C81"/>
    <w:rsid w:val="002C399D"/>
    <w:rsid w:val="002C3CDB"/>
    <w:rsid w:val="002C3D22"/>
    <w:rsid w:val="002C3F06"/>
    <w:rsid w:val="002C3F58"/>
    <w:rsid w:val="002C41E8"/>
    <w:rsid w:val="002C4769"/>
    <w:rsid w:val="002C4D84"/>
    <w:rsid w:val="002C54B4"/>
    <w:rsid w:val="002C572C"/>
    <w:rsid w:val="002C5BAF"/>
    <w:rsid w:val="002C5FE9"/>
    <w:rsid w:val="002C66CE"/>
    <w:rsid w:val="002C70D7"/>
    <w:rsid w:val="002C7293"/>
    <w:rsid w:val="002C73FD"/>
    <w:rsid w:val="002C76EA"/>
    <w:rsid w:val="002C7886"/>
    <w:rsid w:val="002C798A"/>
    <w:rsid w:val="002D013C"/>
    <w:rsid w:val="002D0A63"/>
    <w:rsid w:val="002D0EB5"/>
    <w:rsid w:val="002D0F9F"/>
    <w:rsid w:val="002D1420"/>
    <w:rsid w:val="002D1A3B"/>
    <w:rsid w:val="002D2226"/>
    <w:rsid w:val="002D232B"/>
    <w:rsid w:val="002D2346"/>
    <w:rsid w:val="002D28B6"/>
    <w:rsid w:val="002D2B67"/>
    <w:rsid w:val="002D2DC1"/>
    <w:rsid w:val="002D2EC9"/>
    <w:rsid w:val="002D2FF2"/>
    <w:rsid w:val="002D3A4E"/>
    <w:rsid w:val="002D3A61"/>
    <w:rsid w:val="002D4239"/>
    <w:rsid w:val="002D42A0"/>
    <w:rsid w:val="002D4526"/>
    <w:rsid w:val="002D45DB"/>
    <w:rsid w:val="002D479A"/>
    <w:rsid w:val="002D4CE0"/>
    <w:rsid w:val="002D4D9F"/>
    <w:rsid w:val="002D5545"/>
    <w:rsid w:val="002D5624"/>
    <w:rsid w:val="002D56D2"/>
    <w:rsid w:val="002D5D67"/>
    <w:rsid w:val="002D5FBF"/>
    <w:rsid w:val="002D6475"/>
    <w:rsid w:val="002D66FF"/>
    <w:rsid w:val="002D6777"/>
    <w:rsid w:val="002D6878"/>
    <w:rsid w:val="002D69BE"/>
    <w:rsid w:val="002D6DDF"/>
    <w:rsid w:val="002D74A4"/>
    <w:rsid w:val="002D7C98"/>
    <w:rsid w:val="002D7EC9"/>
    <w:rsid w:val="002D7F05"/>
    <w:rsid w:val="002E0030"/>
    <w:rsid w:val="002E0BC7"/>
    <w:rsid w:val="002E0EA7"/>
    <w:rsid w:val="002E115F"/>
    <w:rsid w:val="002E1B2C"/>
    <w:rsid w:val="002E1DE2"/>
    <w:rsid w:val="002E1F85"/>
    <w:rsid w:val="002E222A"/>
    <w:rsid w:val="002E2657"/>
    <w:rsid w:val="002E2E00"/>
    <w:rsid w:val="002E39DE"/>
    <w:rsid w:val="002E3FFD"/>
    <w:rsid w:val="002E493E"/>
    <w:rsid w:val="002E4B92"/>
    <w:rsid w:val="002E4C30"/>
    <w:rsid w:val="002E54DA"/>
    <w:rsid w:val="002E55A9"/>
    <w:rsid w:val="002E55B1"/>
    <w:rsid w:val="002E569D"/>
    <w:rsid w:val="002E5A90"/>
    <w:rsid w:val="002E5B88"/>
    <w:rsid w:val="002E5C9D"/>
    <w:rsid w:val="002E5CE5"/>
    <w:rsid w:val="002E5D2A"/>
    <w:rsid w:val="002E5F78"/>
    <w:rsid w:val="002E5FB2"/>
    <w:rsid w:val="002E61AF"/>
    <w:rsid w:val="002E6A9E"/>
    <w:rsid w:val="002E7547"/>
    <w:rsid w:val="002E768E"/>
    <w:rsid w:val="002F00AC"/>
    <w:rsid w:val="002F018F"/>
    <w:rsid w:val="002F03D9"/>
    <w:rsid w:val="002F042E"/>
    <w:rsid w:val="002F0587"/>
    <w:rsid w:val="002F0643"/>
    <w:rsid w:val="002F085F"/>
    <w:rsid w:val="002F0B0A"/>
    <w:rsid w:val="002F0DE9"/>
    <w:rsid w:val="002F0EC2"/>
    <w:rsid w:val="002F0FEE"/>
    <w:rsid w:val="002F168C"/>
    <w:rsid w:val="002F1FDF"/>
    <w:rsid w:val="002F208B"/>
    <w:rsid w:val="002F2E5B"/>
    <w:rsid w:val="002F3293"/>
    <w:rsid w:val="002F3F07"/>
    <w:rsid w:val="002F4A92"/>
    <w:rsid w:val="002F5180"/>
    <w:rsid w:val="002F51EC"/>
    <w:rsid w:val="002F53B6"/>
    <w:rsid w:val="002F5426"/>
    <w:rsid w:val="002F54E2"/>
    <w:rsid w:val="002F5586"/>
    <w:rsid w:val="002F5645"/>
    <w:rsid w:val="002F569F"/>
    <w:rsid w:val="002F5F21"/>
    <w:rsid w:val="002F615C"/>
    <w:rsid w:val="002F651D"/>
    <w:rsid w:val="002F66D2"/>
    <w:rsid w:val="002F6733"/>
    <w:rsid w:val="002F67BB"/>
    <w:rsid w:val="002F6A9B"/>
    <w:rsid w:val="002F6F68"/>
    <w:rsid w:val="002F707F"/>
    <w:rsid w:val="002F7290"/>
    <w:rsid w:val="002F7714"/>
    <w:rsid w:val="002F7765"/>
    <w:rsid w:val="002F77F8"/>
    <w:rsid w:val="002F781D"/>
    <w:rsid w:val="002F7894"/>
    <w:rsid w:val="002F7BD9"/>
    <w:rsid w:val="00300814"/>
    <w:rsid w:val="0030088E"/>
    <w:rsid w:val="00300D0D"/>
    <w:rsid w:val="003010CC"/>
    <w:rsid w:val="00301402"/>
    <w:rsid w:val="00301414"/>
    <w:rsid w:val="0030153E"/>
    <w:rsid w:val="00301A92"/>
    <w:rsid w:val="00301AAA"/>
    <w:rsid w:val="00301EDE"/>
    <w:rsid w:val="003021EA"/>
    <w:rsid w:val="00302222"/>
    <w:rsid w:val="0030276E"/>
    <w:rsid w:val="0030356F"/>
    <w:rsid w:val="003038C4"/>
    <w:rsid w:val="00303AAC"/>
    <w:rsid w:val="00303DAD"/>
    <w:rsid w:val="00303F2A"/>
    <w:rsid w:val="00304303"/>
    <w:rsid w:val="00304316"/>
    <w:rsid w:val="0030454B"/>
    <w:rsid w:val="00304938"/>
    <w:rsid w:val="00304B4D"/>
    <w:rsid w:val="00304CC8"/>
    <w:rsid w:val="00304DD6"/>
    <w:rsid w:val="003058F9"/>
    <w:rsid w:val="00305A30"/>
    <w:rsid w:val="00305CC8"/>
    <w:rsid w:val="00305DBD"/>
    <w:rsid w:val="003061A9"/>
    <w:rsid w:val="00306425"/>
    <w:rsid w:val="00307E4E"/>
    <w:rsid w:val="003100C2"/>
    <w:rsid w:val="003108D6"/>
    <w:rsid w:val="00311AB0"/>
    <w:rsid w:val="00311C99"/>
    <w:rsid w:val="00311CEC"/>
    <w:rsid w:val="00311DE1"/>
    <w:rsid w:val="00311E4E"/>
    <w:rsid w:val="00312489"/>
    <w:rsid w:val="0031252C"/>
    <w:rsid w:val="003126F2"/>
    <w:rsid w:val="00312CF7"/>
    <w:rsid w:val="003131A0"/>
    <w:rsid w:val="0031334C"/>
    <w:rsid w:val="0031335C"/>
    <w:rsid w:val="003137B7"/>
    <w:rsid w:val="003137C7"/>
    <w:rsid w:val="003137C9"/>
    <w:rsid w:val="00313E11"/>
    <w:rsid w:val="00314359"/>
    <w:rsid w:val="00314D5B"/>
    <w:rsid w:val="00315164"/>
    <w:rsid w:val="00315260"/>
    <w:rsid w:val="0031527F"/>
    <w:rsid w:val="00315742"/>
    <w:rsid w:val="00315966"/>
    <w:rsid w:val="00315D14"/>
    <w:rsid w:val="00315F3D"/>
    <w:rsid w:val="00316A73"/>
    <w:rsid w:val="00316CE9"/>
    <w:rsid w:val="00316F43"/>
    <w:rsid w:val="00317593"/>
    <w:rsid w:val="00317E98"/>
    <w:rsid w:val="003201D9"/>
    <w:rsid w:val="0032044B"/>
    <w:rsid w:val="003209BA"/>
    <w:rsid w:val="00320C37"/>
    <w:rsid w:val="00321080"/>
    <w:rsid w:val="003221A0"/>
    <w:rsid w:val="003222C2"/>
    <w:rsid w:val="003223C6"/>
    <w:rsid w:val="003225FE"/>
    <w:rsid w:val="003228B1"/>
    <w:rsid w:val="00322AD1"/>
    <w:rsid w:val="00322C30"/>
    <w:rsid w:val="0032327D"/>
    <w:rsid w:val="0032327F"/>
    <w:rsid w:val="0032332A"/>
    <w:rsid w:val="003234BC"/>
    <w:rsid w:val="00323B6C"/>
    <w:rsid w:val="00323DAD"/>
    <w:rsid w:val="003243AE"/>
    <w:rsid w:val="003244D5"/>
    <w:rsid w:val="003246BE"/>
    <w:rsid w:val="00324ADD"/>
    <w:rsid w:val="00324D85"/>
    <w:rsid w:val="00325219"/>
    <w:rsid w:val="003257C5"/>
    <w:rsid w:val="00325CD2"/>
    <w:rsid w:val="0032614B"/>
    <w:rsid w:val="00326309"/>
    <w:rsid w:val="00326448"/>
    <w:rsid w:val="0032699F"/>
    <w:rsid w:val="00327502"/>
    <w:rsid w:val="00327919"/>
    <w:rsid w:val="00327930"/>
    <w:rsid w:val="00327AB9"/>
    <w:rsid w:val="00327B8A"/>
    <w:rsid w:val="00327C13"/>
    <w:rsid w:val="00327D2A"/>
    <w:rsid w:val="00327FF2"/>
    <w:rsid w:val="0033006C"/>
    <w:rsid w:val="00330538"/>
    <w:rsid w:val="00330A36"/>
    <w:rsid w:val="00330DA0"/>
    <w:rsid w:val="00330F2C"/>
    <w:rsid w:val="003311BB"/>
    <w:rsid w:val="003311F8"/>
    <w:rsid w:val="0033129D"/>
    <w:rsid w:val="003314C4"/>
    <w:rsid w:val="00331EC2"/>
    <w:rsid w:val="003320A4"/>
    <w:rsid w:val="003322D2"/>
    <w:rsid w:val="003324F0"/>
    <w:rsid w:val="00332523"/>
    <w:rsid w:val="00332819"/>
    <w:rsid w:val="00333278"/>
    <w:rsid w:val="003332F1"/>
    <w:rsid w:val="003333D1"/>
    <w:rsid w:val="00334087"/>
    <w:rsid w:val="00334254"/>
    <w:rsid w:val="003342F9"/>
    <w:rsid w:val="003343DA"/>
    <w:rsid w:val="003349E5"/>
    <w:rsid w:val="0033555E"/>
    <w:rsid w:val="00335597"/>
    <w:rsid w:val="003355F3"/>
    <w:rsid w:val="00335EBF"/>
    <w:rsid w:val="00336014"/>
    <w:rsid w:val="0033606A"/>
    <w:rsid w:val="003360E5"/>
    <w:rsid w:val="0033616C"/>
    <w:rsid w:val="003363A5"/>
    <w:rsid w:val="0033679B"/>
    <w:rsid w:val="003368F4"/>
    <w:rsid w:val="003372BB"/>
    <w:rsid w:val="00337805"/>
    <w:rsid w:val="00337A1F"/>
    <w:rsid w:val="00337A82"/>
    <w:rsid w:val="00337AC3"/>
    <w:rsid w:val="00337B66"/>
    <w:rsid w:val="00337D85"/>
    <w:rsid w:val="00337E66"/>
    <w:rsid w:val="003402FD"/>
    <w:rsid w:val="00340403"/>
    <w:rsid w:val="003406EA"/>
    <w:rsid w:val="00340AEF"/>
    <w:rsid w:val="00340D23"/>
    <w:rsid w:val="00340EE2"/>
    <w:rsid w:val="003410A3"/>
    <w:rsid w:val="00341364"/>
    <w:rsid w:val="00341394"/>
    <w:rsid w:val="003421BC"/>
    <w:rsid w:val="0034297D"/>
    <w:rsid w:val="0034306C"/>
    <w:rsid w:val="0034344F"/>
    <w:rsid w:val="00343DC1"/>
    <w:rsid w:val="00344092"/>
    <w:rsid w:val="003440E1"/>
    <w:rsid w:val="0034416E"/>
    <w:rsid w:val="003441F2"/>
    <w:rsid w:val="0034435F"/>
    <w:rsid w:val="003446CB"/>
    <w:rsid w:val="00344A90"/>
    <w:rsid w:val="00344AD3"/>
    <w:rsid w:val="00344CB3"/>
    <w:rsid w:val="00345183"/>
    <w:rsid w:val="003451F6"/>
    <w:rsid w:val="003453DB"/>
    <w:rsid w:val="00345938"/>
    <w:rsid w:val="00345CD4"/>
    <w:rsid w:val="0034600F"/>
    <w:rsid w:val="00346096"/>
    <w:rsid w:val="0034642A"/>
    <w:rsid w:val="0034647C"/>
    <w:rsid w:val="00346771"/>
    <w:rsid w:val="00346AF8"/>
    <w:rsid w:val="00346E9E"/>
    <w:rsid w:val="0034731F"/>
    <w:rsid w:val="0034747B"/>
    <w:rsid w:val="003474A8"/>
    <w:rsid w:val="00347A9F"/>
    <w:rsid w:val="00347C3D"/>
    <w:rsid w:val="00347EF3"/>
    <w:rsid w:val="00350222"/>
    <w:rsid w:val="003503A7"/>
    <w:rsid w:val="0035053D"/>
    <w:rsid w:val="0035071E"/>
    <w:rsid w:val="003509A6"/>
    <w:rsid w:val="00350BFE"/>
    <w:rsid w:val="00350E64"/>
    <w:rsid w:val="0035142B"/>
    <w:rsid w:val="0035171D"/>
    <w:rsid w:val="00351FFC"/>
    <w:rsid w:val="00352C1B"/>
    <w:rsid w:val="00352D75"/>
    <w:rsid w:val="00352EC1"/>
    <w:rsid w:val="0035392A"/>
    <w:rsid w:val="00353C9E"/>
    <w:rsid w:val="003540B3"/>
    <w:rsid w:val="003541A4"/>
    <w:rsid w:val="0035439E"/>
    <w:rsid w:val="003546A9"/>
    <w:rsid w:val="00355015"/>
    <w:rsid w:val="00355184"/>
    <w:rsid w:val="00355411"/>
    <w:rsid w:val="00355CE1"/>
    <w:rsid w:val="003567F6"/>
    <w:rsid w:val="003569E3"/>
    <w:rsid w:val="00356F1F"/>
    <w:rsid w:val="0035731D"/>
    <w:rsid w:val="003574FE"/>
    <w:rsid w:val="0035796A"/>
    <w:rsid w:val="00357AD0"/>
    <w:rsid w:val="00357C89"/>
    <w:rsid w:val="00360190"/>
    <w:rsid w:val="003608C8"/>
    <w:rsid w:val="00360B59"/>
    <w:rsid w:val="00360BB8"/>
    <w:rsid w:val="00360C0C"/>
    <w:rsid w:val="00360D68"/>
    <w:rsid w:val="00361182"/>
    <w:rsid w:val="00361BC2"/>
    <w:rsid w:val="003626BE"/>
    <w:rsid w:val="0036271D"/>
    <w:rsid w:val="003628E7"/>
    <w:rsid w:val="0036297F"/>
    <w:rsid w:val="00362BE2"/>
    <w:rsid w:val="00362ECE"/>
    <w:rsid w:val="00363256"/>
    <w:rsid w:val="003638B3"/>
    <w:rsid w:val="00363AD5"/>
    <w:rsid w:val="00363FBC"/>
    <w:rsid w:val="00363FDF"/>
    <w:rsid w:val="003645AB"/>
    <w:rsid w:val="0036462D"/>
    <w:rsid w:val="00364C5B"/>
    <w:rsid w:val="00364C84"/>
    <w:rsid w:val="00364F55"/>
    <w:rsid w:val="0036547D"/>
    <w:rsid w:val="00365AEB"/>
    <w:rsid w:val="00365BD3"/>
    <w:rsid w:val="00365FFA"/>
    <w:rsid w:val="00366252"/>
    <w:rsid w:val="003665EE"/>
    <w:rsid w:val="003668CD"/>
    <w:rsid w:val="00366CFF"/>
    <w:rsid w:val="00367114"/>
    <w:rsid w:val="0036774C"/>
    <w:rsid w:val="00370276"/>
    <w:rsid w:val="003707FE"/>
    <w:rsid w:val="00371486"/>
    <w:rsid w:val="00371A69"/>
    <w:rsid w:val="00371D6C"/>
    <w:rsid w:val="0037209E"/>
    <w:rsid w:val="00372237"/>
    <w:rsid w:val="00372246"/>
    <w:rsid w:val="003724D9"/>
    <w:rsid w:val="003730AC"/>
    <w:rsid w:val="00373107"/>
    <w:rsid w:val="003738B0"/>
    <w:rsid w:val="0037417F"/>
    <w:rsid w:val="0037440B"/>
    <w:rsid w:val="0037473B"/>
    <w:rsid w:val="003748A8"/>
    <w:rsid w:val="00374B4C"/>
    <w:rsid w:val="0037526E"/>
    <w:rsid w:val="003752E0"/>
    <w:rsid w:val="0037552F"/>
    <w:rsid w:val="0037582C"/>
    <w:rsid w:val="003759E1"/>
    <w:rsid w:val="00375A58"/>
    <w:rsid w:val="00375DD6"/>
    <w:rsid w:val="00375E13"/>
    <w:rsid w:val="00375E50"/>
    <w:rsid w:val="00375E83"/>
    <w:rsid w:val="00375EAF"/>
    <w:rsid w:val="003763CF"/>
    <w:rsid w:val="003764F7"/>
    <w:rsid w:val="0037681A"/>
    <w:rsid w:val="00376FF0"/>
    <w:rsid w:val="0037708B"/>
    <w:rsid w:val="003770A7"/>
    <w:rsid w:val="0037762C"/>
    <w:rsid w:val="003778CB"/>
    <w:rsid w:val="00380108"/>
    <w:rsid w:val="003802D7"/>
    <w:rsid w:val="003802F6"/>
    <w:rsid w:val="003803E7"/>
    <w:rsid w:val="00380787"/>
    <w:rsid w:val="003807AA"/>
    <w:rsid w:val="003808D6"/>
    <w:rsid w:val="00381838"/>
    <w:rsid w:val="00381E11"/>
    <w:rsid w:val="00381FE5"/>
    <w:rsid w:val="0038337E"/>
    <w:rsid w:val="003837F6"/>
    <w:rsid w:val="00383B3E"/>
    <w:rsid w:val="00383E4C"/>
    <w:rsid w:val="00383FA5"/>
    <w:rsid w:val="00384356"/>
    <w:rsid w:val="00384B46"/>
    <w:rsid w:val="00384B4E"/>
    <w:rsid w:val="00384F59"/>
    <w:rsid w:val="003858C7"/>
    <w:rsid w:val="00385AEC"/>
    <w:rsid w:val="00385CCB"/>
    <w:rsid w:val="00385CCE"/>
    <w:rsid w:val="00385D67"/>
    <w:rsid w:val="0038616C"/>
    <w:rsid w:val="0038620F"/>
    <w:rsid w:val="00386364"/>
    <w:rsid w:val="00386392"/>
    <w:rsid w:val="003866F9"/>
    <w:rsid w:val="00386A40"/>
    <w:rsid w:val="00386DF0"/>
    <w:rsid w:val="00386F24"/>
    <w:rsid w:val="00387D78"/>
    <w:rsid w:val="00390091"/>
    <w:rsid w:val="003904A8"/>
    <w:rsid w:val="00390CDB"/>
    <w:rsid w:val="003911A0"/>
    <w:rsid w:val="00391533"/>
    <w:rsid w:val="0039158C"/>
    <w:rsid w:val="003915D2"/>
    <w:rsid w:val="003916A0"/>
    <w:rsid w:val="003917F9"/>
    <w:rsid w:val="00391930"/>
    <w:rsid w:val="00391AE5"/>
    <w:rsid w:val="00392301"/>
    <w:rsid w:val="003925C9"/>
    <w:rsid w:val="003925D2"/>
    <w:rsid w:val="00392935"/>
    <w:rsid w:val="00392C9D"/>
    <w:rsid w:val="00392D6E"/>
    <w:rsid w:val="00392D77"/>
    <w:rsid w:val="00392FC0"/>
    <w:rsid w:val="0039325F"/>
    <w:rsid w:val="003932A3"/>
    <w:rsid w:val="003932B2"/>
    <w:rsid w:val="0039342F"/>
    <w:rsid w:val="003938C4"/>
    <w:rsid w:val="00393ABE"/>
    <w:rsid w:val="00393C25"/>
    <w:rsid w:val="00393EF9"/>
    <w:rsid w:val="00393FFC"/>
    <w:rsid w:val="00394341"/>
    <w:rsid w:val="003945B4"/>
    <w:rsid w:val="00394BF4"/>
    <w:rsid w:val="00394C3A"/>
    <w:rsid w:val="00394EDE"/>
    <w:rsid w:val="00394F11"/>
    <w:rsid w:val="00395035"/>
    <w:rsid w:val="00395491"/>
    <w:rsid w:val="00395646"/>
    <w:rsid w:val="003959FE"/>
    <w:rsid w:val="00395A72"/>
    <w:rsid w:val="00396046"/>
    <w:rsid w:val="0039614C"/>
    <w:rsid w:val="00396956"/>
    <w:rsid w:val="00396AAA"/>
    <w:rsid w:val="00396D09"/>
    <w:rsid w:val="00396EAF"/>
    <w:rsid w:val="00396F99"/>
    <w:rsid w:val="00397488"/>
    <w:rsid w:val="00397856"/>
    <w:rsid w:val="003A01A6"/>
    <w:rsid w:val="003A04B9"/>
    <w:rsid w:val="003A050A"/>
    <w:rsid w:val="003A059A"/>
    <w:rsid w:val="003A08E8"/>
    <w:rsid w:val="003A0C6E"/>
    <w:rsid w:val="003A138A"/>
    <w:rsid w:val="003A15AB"/>
    <w:rsid w:val="003A194F"/>
    <w:rsid w:val="003A1B00"/>
    <w:rsid w:val="003A1EE7"/>
    <w:rsid w:val="003A21B7"/>
    <w:rsid w:val="003A257E"/>
    <w:rsid w:val="003A2630"/>
    <w:rsid w:val="003A2E8A"/>
    <w:rsid w:val="003A32AF"/>
    <w:rsid w:val="003A343E"/>
    <w:rsid w:val="003A39A3"/>
    <w:rsid w:val="003A3BDE"/>
    <w:rsid w:val="003A4382"/>
    <w:rsid w:val="003A43E6"/>
    <w:rsid w:val="003A45DC"/>
    <w:rsid w:val="003A464C"/>
    <w:rsid w:val="003A46C7"/>
    <w:rsid w:val="003A48F7"/>
    <w:rsid w:val="003A5891"/>
    <w:rsid w:val="003A5B17"/>
    <w:rsid w:val="003A5CBF"/>
    <w:rsid w:val="003A6626"/>
    <w:rsid w:val="003A71D5"/>
    <w:rsid w:val="003A72D1"/>
    <w:rsid w:val="003A7E68"/>
    <w:rsid w:val="003B0B22"/>
    <w:rsid w:val="003B0B70"/>
    <w:rsid w:val="003B0C3E"/>
    <w:rsid w:val="003B0E39"/>
    <w:rsid w:val="003B1A86"/>
    <w:rsid w:val="003B1CC9"/>
    <w:rsid w:val="003B1F41"/>
    <w:rsid w:val="003B20D0"/>
    <w:rsid w:val="003B2232"/>
    <w:rsid w:val="003B24FD"/>
    <w:rsid w:val="003B2591"/>
    <w:rsid w:val="003B25FD"/>
    <w:rsid w:val="003B269E"/>
    <w:rsid w:val="003B30B7"/>
    <w:rsid w:val="003B31EC"/>
    <w:rsid w:val="003B34D6"/>
    <w:rsid w:val="003B3906"/>
    <w:rsid w:val="003B3985"/>
    <w:rsid w:val="003B39EC"/>
    <w:rsid w:val="003B3C37"/>
    <w:rsid w:val="003B3CCF"/>
    <w:rsid w:val="003B410C"/>
    <w:rsid w:val="003B420A"/>
    <w:rsid w:val="003B4484"/>
    <w:rsid w:val="003B4A75"/>
    <w:rsid w:val="003B4F48"/>
    <w:rsid w:val="003B4F85"/>
    <w:rsid w:val="003B4FC3"/>
    <w:rsid w:val="003B51A7"/>
    <w:rsid w:val="003B5704"/>
    <w:rsid w:val="003B5906"/>
    <w:rsid w:val="003B5ADD"/>
    <w:rsid w:val="003B5F02"/>
    <w:rsid w:val="003B6791"/>
    <w:rsid w:val="003B69A4"/>
    <w:rsid w:val="003B75EB"/>
    <w:rsid w:val="003B797A"/>
    <w:rsid w:val="003B7AE1"/>
    <w:rsid w:val="003C039A"/>
    <w:rsid w:val="003C05D2"/>
    <w:rsid w:val="003C108E"/>
    <w:rsid w:val="003C15DF"/>
    <w:rsid w:val="003C1BBD"/>
    <w:rsid w:val="003C1DD1"/>
    <w:rsid w:val="003C20B9"/>
    <w:rsid w:val="003C242D"/>
    <w:rsid w:val="003C285E"/>
    <w:rsid w:val="003C29F8"/>
    <w:rsid w:val="003C2A2D"/>
    <w:rsid w:val="003C2F77"/>
    <w:rsid w:val="003C351F"/>
    <w:rsid w:val="003C38ED"/>
    <w:rsid w:val="003C3A5F"/>
    <w:rsid w:val="003C3A76"/>
    <w:rsid w:val="003C3DED"/>
    <w:rsid w:val="003C429C"/>
    <w:rsid w:val="003C4E81"/>
    <w:rsid w:val="003C541C"/>
    <w:rsid w:val="003C5E31"/>
    <w:rsid w:val="003C6A71"/>
    <w:rsid w:val="003C740A"/>
    <w:rsid w:val="003C7A34"/>
    <w:rsid w:val="003C7A8D"/>
    <w:rsid w:val="003C7CD8"/>
    <w:rsid w:val="003C7D2B"/>
    <w:rsid w:val="003C7DE9"/>
    <w:rsid w:val="003D12B5"/>
    <w:rsid w:val="003D1E8D"/>
    <w:rsid w:val="003D2539"/>
    <w:rsid w:val="003D2AC4"/>
    <w:rsid w:val="003D34CD"/>
    <w:rsid w:val="003D35C6"/>
    <w:rsid w:val="003D3B17"/>
    <w:rsid w:val="003D3DAB"/>
    <w:rsid w:val="003D4299"/>
    <w:rsid w:val="003D43CB"/>
    <w:rsid w:val="003D444A"/>
    <w:rsid w:val="003D4598"/>
    <w:rsid w:val="003D51CB"/>
    <w:rsid w:val="003D5833"/>
    <w:rsid w:val="003D6237"/>
    <w:rsid w:val="003D63BC"/>
    <w:rsid w:val="003D67B7"/>
    <w:rsid w:val="003D6AB3"/>
    <w:rsid w:val="003D781D"/>
    <w:rsid w:val="003D79C6"/>
    <w:rsid w:val="003E021F"/>
    <w:rsid w:val="003E03D2"/>
    <w:rsid w:val="003E0A85"/>
    <w:rsid w:val="003E0D73"/>
    <w:rsid w:val="003E0D93"/>
    <w:rsid w:val="003E18BD"/>
    <w:rsid w:val="003E1C2E"/>
    <w:rsid w:val="003E22B0"/>
    <w:rsid w:val="003E24FF"/>
    <w:rsid w:val="003E2827"/>
    <w:rsid w:val="003E318D"/>
    <w:rsid w:val="003E367A"/>
    <w:rsid w:val="003E4642"/>
    <w:rsid w:val="003E4933"/>
    <w:rsid w:val="003E49A1"/>
    <w:rsid w:val="003E4F4E"/>
    <w:rsid w:val="003E5FE8"/>
    <w:rsid w:val="003E5FFF"/>
    <w:rsid w:val="003E6440"/>
    <w:rsid w:val="003E64A3"/>
    <w:rsid w:val="003E6E01"/>
    <w:rsid w:val="003E7210"/>
    <w:rsid w:val="003E771B"/>
    <w:rsid w:val="003E79D1"/>
    <w:rsid w:val="003E7B8D"/>
    <w:rsid w:val="003F01AC"/>
    <w:rsid w:val="003F0517"/>
    <w:rsid w:val="003F07C9"/>
    <w:rsid w:val="003F0A47"/>
    <w:rsid w:val="003F0E22"/>
    <w:rsid w:val="003F15B0"/>
    <w:rsid w:val="003F186F"/>
    <w:rsid w:val="003F1F10"/>
    <w:rsid w:val="003F2548"/>
    <w:rsid w:val="003F2E2B"/>
    <w:rsid w:val="003F3085"/>
    <w:rsid w:val="003F332B"/>
    <w:rsid w:val="003F394D"/>
    <w:rsid w:val="003F3E7C"/>
    <w:rsid w:val="003F3F28"/>
    <w:rsid w:val="003F420E"/>
    <w:rsid w:val="003F4563"/>
    <w:rsid w:val="003F4B46"/>
    <w:rsid w:val="003F4BD3"/>
    <w:rsid w:val="003F4CB8"/>
    <w:rsid w:val="003F4FC4"/>
    <w:rsid w:val="003F5367"/>
    <w:rsid w:val="003F5554"/>
    <w:rsid w:val="003F5A68"/>
    <w:rsid w:val="003F5A81"/>
    <w:rsid w:val="003F5FAB"/>
    <w:rsid w:val="003F6116"/>
    <w:rsid w:val="003F6662"/>
    <w:rsid w:val="003F6B32"/>
    <w:rsid w:val="003F6FC9"/>
    <w:rsid w:val="003F71B7"/>
    <w:rsid w:val="003F725A"/>
    <w:rsid w:val="003F742B"/>
    <w:rsid w:val="003F7480"/>
    <w:rsid w:val="003F7A52"/>
    <w:rsid w:val="00400279"/>
    <w:rsid w:val="0040062A"/>
    <w:rsid w:val="004006CF"/>
    <w:rsid w:val="00400BF1"/>
    <w:rsid w:val="00400D1F"/>
    <w:rsid w:val="00400E54"/>
    <w:rsid w:val="00400FA2"/>
    <w:rsid w:val="0040103D"/>
    <w:rsid w:val="0040125C"/>
    <w:rsid w:val="00401262"/>
    <w:rsid w:val="0040169E"/>
    <w:rsid w:val="00401786"/>
    <w:rsid w:val="00401898"/>
    <w:rsid w:val="00401E4D"/>
    <w:rsid w:val="00402A29"/>
    <w:rsid w:val="0040352F"/>
    <w:rsid w:val="004037A0"/>
    <w:rsid w:val="004038FF"/>
    <w:rsid w:val="00403B30"/>
    <w:rsid w:val="00403C87"/>
    <w:rsid w:val="00403F75"/>
    <w:rsid w:val="004044AB"/>
    <w:rsid w:val="00404610"/>
    <w:rsid w:val="00404B83"/>
    <w:rsid w:val="00404BE8"/>
    <w:rsid w:val="00404F4B"/>
    <w:rsid w:val="004058BC"/>
    <w:rsid w:val="00405E35"/>
    <w:rsid w:val="00405EA4"/>
    <w:rsid w:val="004062C8"/>
    <w:rsid w:val="00406511"/>
    <w:rsid w:val="00406857"/>
    <w:rsid w:val="00406C37"/>
    <w:rsid w:val="00406CF1"/>
    <w:rsid w:val="00406D0E"/>
    <w:rsid w:val="00406D17"/>
    <w:rsid w:val="00406EAD"/>
    <w:rsid w:val="00406EC8"/>
    <w:rsid w:val="0040727F"/>
    <w:rsid w:val="00407608"/>
    <w:rsid w:val="004076F7"/>
    <w:rsid w:val="004077AA"/>
    <w:rsid w:val="004079BC"/>
    <w:rsid w:val="00410E8F"/>
    <w:rsid w:val="00411053"/>
    <w:rsid w:val="0041171E"/>
    <w:rsid w:val="00411858"/>
    <w:rsid w:val="00411AD5"/>
    <w:rsid w:val="00411F48"/>
    <w:rsid w:val="004121B3"/>
    <w:rsid w:val="0041274A"/>
    <w:rsid w:val="0041279D"/>
    <w:rsid w:val="00412C1A"/>
    <w:rsid w:val="00412F71"/>
    <w:rsid w:val="00413328"/>
    <w:rsid w:val="0041371E"/>
    <w:rsid w:val="004137F7"/>
    <w:rsid w:val="00414086"/>
    <w:rsid w:val="00414193"/>
    <w:rsid w:val="0041453E"/>
    <w:rsid w:val="00414AA0"/>
    <w:rsid w:val="0041510F"/>
    <w:rsid w:val="004151ED"/>
    <w:rsid w:val="00415D51"/>
    <w:rsid w:val="004167D2"/>
    <w:rsid w:val="004168B0"/>
    <w:rsid w:val="004169D2"/>
    <w:rsid w:val="00416AA8"/>
    <w:rsid w:val="00416C5D"/>
    <w:rsid w:val="004175E8"/>
    <w:rsid w:val="0041766D"/>
    <w:rsid w:val="004176F7"/>
    <w:rsid w:val="00417DB3"/>
    <w:rsid w:val="00417DC2"/>
    <w:rsid w:val="00417DDC"/>
    <w:rsid w:val="004218CF"/>
    <w:rsid w:val="004218FE"/>
    <w:rsid w:val="00421BB7"/>
    <w:rsid w:val="00422243"/>
    <w:rsid w:val="00422A30"/>
    <w:rsid w:val="00422B22"/>
    <w:rsid w:val="00422FF4"/>
    <w:rsid w:val="004231F4"/>
    <w:rsid w:val="00423372"/>
    <w:rsid w:val="00423712"/>
    <w:rsid w:val="0042390C"/>
    <w:rsid w:val="00423FBE"/>
    <w:rsid w:val="00424067"/>
    <w:rsid w:val="00424C38"/>
    <w:rsid w:val="00424C5D"/>
    <w:rsid w:val="00424D82"/>
    <w:rsid w:val="00424E4F"/>
    <w:rsid w:val="0042520F"/>
    <w:rsid w:val="004259E8"/>
    <w:rsid w:val="00425CFE"/>
    <w:rsid w:val="004260EE"/>
    <w:rsid w:val="004266C2"/>
    <w:rsid w:val="0042688D"/>
    <w:rsid w:val="00426A2A"/>
    <w:rsid w:val="00426BBF"/>
    <w:rsid w:val="00426C12"/>
    <w:rsid w:val="00426E5A"/>
    <w:rsid w:val="00427347"/>
    <w:rsid w:val="004274C2"/>
    <w:rsid w:val="00427803"/>
    <w:rsid w:val="00427869"/>
    <w:rsid w:val="00427984"/>
    <w:rsid w:val="00427CE0"/>
    <w:rsid w:val="004306CE"/>
    <w:rsid w:val="0043093E"/>
    <w:rsid w:val="004309DF"/>
    <w:rsid w:val="00430B63"/>
    <w:rsid w:val="0043103A"/>
    <w:rsid w:val="0043105D"/>
    <w:rsid w:val="00431261"/>
    <w:rsid w:val="0043152D"/>
    <w:rsid w:val="00431C7E"/>
    <w:rsid w:val="00431DCC"/>
    <w:rsid w:val="00431FD4"/>
    <w:rsid w:val="00431FEE"/>
    <w:rsid w:val="004329CD"/>
    <w:rsid w:val="004331A7"/>
    <w:rsid w:val="004333C9"/>
    <w:rsid w:val="004337C4"/>
    <w:rsid w:val="00433ABC"/>
    <w:rsid w:val="00434157"/>
    <w:rsid w:val="0043419C"/>
    <w:rsid w:val="0043426D"/>
    <w:rsid w:val="004344EC"/>
    <w:rsid w:val="00434A39"/>
    <w:rsid w:val="00434A53"/>
    <w:rsid w:val="0043541C"/>
    <w:rsid w:val="00435705"/>
    <w:rsid w:val="00435825"/>
    <w:rsid w:val="00436189"/>
    <w:rsid w:val="00436601"/>
    <w:rsid w:val="00436668"/>
    <w:rsid w:val="00436A4D"/>
    <w:rsid w:val="00436A95"/>
    <w:rsid w:val="00436BCD"/>
    <w:rsid w:val="00436CFF"/>
    <w:rsid w:val="00436E04"/>
    <w:rsid w:val="004378BD"/>
    <w:rsid w:val="00437D69"/>
    <w:rsid w:val="004403FD"/>
    <w:rsid w:val="00440610"/>
    <w:rsid w:val="00440AFB"/>
    <w:rsid w:val="00440E1F"/>
    <w:rsid w:val="00440E95"/>
    <w:rsid w:val="00441A2D"/>
    <w:rsid w:val="00441CAC"/>
    <w:rsid w:val="0044255D"/>
    <w:rsid w:val="00442B88"/>
    <w:rsid w:val="00443209"/>
    <w:rsid w:val="0044336D"/>
    <w:rsid w:val="004434D0"/>
    <w:rsid w:val="004435FE"/>
    <w:rsid w:val="004437EA"/>
    <w:rsid w:val="004439C0"/>
    <w:rsid w:val="004439E1"/>
    <w:rsid w:val="0044405F"/>
    <w:rsid w:val="004442FF"/>
    <w:rsid w:val="00444353"/>
    <w:rsid w:val="0044453E"/>
    <w:rsid w:val="00444F10"/>
    <w:rsid w:val="00445099"/>
    <w:rsid w:val="00445266"/>
    <w:rsid w:val="00445310"/>
    <w:rsid w:val="0044542C"/>
    <w:rsid w:val="0044565A"/>
    <w:rsid w:val="0044586B"/>
    <w:rsid w:val="00445A93"/>
    <w:rsid w:val="00445EAA"/>
    <w:rsid w:val="00446230"/>
    <w:rsid w:val="00446FFE"/>
    <w:rsid w:val="00447186"/>
    <w:rsid w:val="004471A1"/>
    <w:rsid w:val="004471A9"/>
    <w:rsid w:val="00447247"/>
    <w:rsid w:val="0044727C"/>
    <w:rsid w:val="004479B1"/>
    <w:rsid w:val="00447FD0"/>
    <w:rsid w:val="0045040C"/>
    <w:rsid w:val="00450488"/>
    <w:rsid w:val="004508EA"/>
    <w:rsid w:val="00450C09"/>
    <w:rsid w:val="00450F02"/>
    <w:rsid w:val="00450FD3"/>
    <w:rsid w:val="00451A71"/>
    <w:rsid w:val="00451AB6"/>
    <w:rsid w:val="00451E21"/>
    <w:rsid w:val="00452078"/>
    <w:rsid w:val="004520BF"/>
    <w:rsid w:val="0045215C"/>
    <w:rsid w:val="00452419"/>
    <w:rsid w:val="00452504"/>
    <w:rsid w:val="004536EB"/>
    <w:rsid w:val="004538FB"/>
    <w:rsid w:val="004544FD"/>
    <w:rsid w:val="00454514"/>
    <w:rsid w:val="004546E8"/>
    <w:rsid w:val="00454A43"/>
    <w:rsid w:val="00454D5B"/>
    <w:rsid w:val="00454D70"/>
    <w:rsid w:val="00455064"/>
    <w:rsid w:val="004552A0"/>
    <w:rsid w:val="00455346"/>
    <w:rsid w:val="004557DA"/>
    <w:rsid w:val="0045585D"/>
    <w:rsid w:val="00455A84"/>
    <w:rsid w:val="00456411"/>
    <w:rsid w:val="00456998"/>
    <w:rsid w:val="00456A7D"/>
    <w:rsid w:val="0045724C"/>
    <w:rsid w:val="00457388"/>
    <w:rsid w:val="00457585"/>
    <w:rsid w:val="004577F5"/>
    <w:rsid w:val="004606EC"/>
    <w:rsid w:val="0046154F"/>
    <w:rsid w:val="00461596"/>
    <w:rsid w:val="004616C9"/>
    <w:rsid w:val="00461EFA"/>
    <w:rsid w:val="00461F2A"/>
    <w:rsid w:val="00462115"/>
    <w:rsid w:val="004621F0"/>
    <w:rsid w:val="0046241B"/>
    <w:rsid w:val="00462456"/>
    <w:rsid w:val="00462576"/>
    <w:rsid w:val="00462967"/>
    <w:rsid w:val="00462C8E"/>
    <w:rsid w:val="00462F80"/>
    <w:rsid w:val="00462FE5"/>
    <w:rsid w:val="004633D1"/>
    <w:rsid w:val="004635EC"/>
    <w:rsid w:val="00463FF0"/>
    <w:rsid w:val="0046428C"/>
    <w:rsid w:val="00464486"/>
    <w:rsid w:val="004645B6"/>
    <w:rsid w:val="00464A54"/>
    <w:rsid w:val="00465795"/>
    <w:rsid w:val="0046597A"/>
    <w:rsid w:val="00465EC6"/>
    <w:rsid w:val="00466611"/>
    <w:rsid w:val="004667F8"/>
    <w:rsid w:val="00466CFF"/>
    <w:rsid w:val="00467245"/>
    <w:rsid w:val="004674D4"/>
    <w:rsid w:val="0046752F"/>
    <w:rsid w:val="00467617"/>
    <w:rsid w:val="00467C0A"/>
    <w:rsid w:val="0047024C"/>
    <w:rsid w:val="0047041B"/>
    <w:rsid w:val="00470700"/>
    <w:rsid w:val="00470725"/>
    <w:rsid w:val="0047078B"/>
    <w:rsid w:val="004707E9"/>
    <w:rsid w:val="00470DAD"/>
    <w:rsid w:val="00470E41"/>
    <w:rsid w:val="00470E84"/>
    <w:rsid w:val="004710D9"/>
    <w:rsid w:val="00471155"/>
    <w:rsid w:val="00471306"/>
    <w:rsid w:val="0047139A"/>
    <w:rsid w:val="00471506"/>
    <w:rsid w:val="00472209"/>
    <w:rsid w:val="004727EC"/>
    <w:rsid w:val="00472954"/>
    <w:rsid w:val="0047334E"/>
    <w:rsid w:val="004733FE"/>
    <w:rsid w:val="00473B55"/>
    <w:rsid w:val="00473B5E"/>
    <w:rsid w:val="00473F84"/>
    <w:rsid w:val="004745A1"/>
    <w:rsid w:val="004749BD"/>
    <w:rsid w:val="00474CBA"/>
    <w:rsid w:val="00475A0E"/>
    <w:rsid w:val="00475D4A"/>
    <w:rsid w:val="00475DE4"/>
    <w:rsid w:val="00475F2A"/>
    <w:rsid w:val="00477AF1"/>
    <w:rsid w:val="00480314"/>
    <w:rsid w:val="00480486"/>
    <w:rsid w:val="004807B3"/>
    <w:rsid w:val="00480991"/>
    <w:rsid w:val="004809B9"/>
    <w:rsid w:val="00480D32"/>
    <w:rsid w:val="00480F02"/>
    <w:rsid w:val="0048116D"/>
    <w:rsid w:val="004812CF"/>
    <w:rsid w:val="00481681"/>
    <w:rsid w:val="00481A3E"/>
    <w:rsid w:val="004824A4"/>
    <w:rsid w:val="00483372"/>
    <w:rsid w:val="004833B5"/>
    <w:rsid w:val="004836D2"/>
    <w:rsid w:val="00483870"/>
    <w:rsid w:val="004839CC"/>
    <w:rsid w:val="00483A6E"/>
    <w:rsid w:val="00483FE9"/>
    <w:rsid w:val="0048433C"/>
    <w:rsid w:val="00484B82"/>
    <w:rsid w:val="00484C27"/>
    <w:rsid w:val="0048518F"/>
    <w:rsid w:val="004852BC"/>
    <w:rsid w:val="004854BD"/>
    <w:rsid w:val="00485F5D"/>
    <w:rsid w:val="00485FCA"/>
    <w:rsid w:val="00485FD4"/>
    <w:rsid w:val="00486302"/>
    <w:rsid w:val="00486B76"/>
    <w:rsid w:val="00486E35"/>
    <w:rsid w:val="00486FB2"/>
    <w:rsid w:val="00487129"/>
    <w:rsid w:val="00487490"/>
    <w:rsid w:val="004904D5"/>
    <w:rsid w:val="004905EB"/>
    <w:rsid w:val="00490734"/>
    <w:rsid w:val="00490FC5"/>
    <w:rsid w:val="004911F8"/>
    <w:rsid w:val="00491D3F"/>
    <w:rsid w:val="00492215"/>
    <w:rsid w:val="00492A8D"/>
    <w:rsid w:val="00492D39"/>
    <w:rsid w:val="0049357E"/>
    <w:rsid w:val="004935F6"/>
    <w:rsid w:val="00494415"/>
    <w:rsid w:val="0049480B"/>
    <w:rsid w:val="00494811"/>
    <w:rsid w:val="00494CC5"/>
    <w:rsid w:val="00494FEE"/>
    <w:rsid w:val="004960DC"/>
    <w:rsid w:val="0049639A"/>
    <w:rsid w:val="004966E4"/>
    <w:rsid w:val="004968C3"/>
    <w:rsid w:val="00496B18"/>
    <w:rsid w:val="00496D3E"/>
    <w:rsid w:val="00496FAE"/>
    <w:rsid w:val="0049753B"/>
    <w:rsid w:val="004A06F2"/>
    <w:rsid w:val="004A09E2"/>
    <w:rsid w:val="004A0D95"/>
    <w:rsid w:val="004A0F5A"/>
    <w:rsid w:val="004A12A5"/>
    <w:rsid w:val="004A167E"/>
    <w:rsid w:val="004A1865"/>
    <w:rsid w:val="004A1CDC"/>
    <w:rsid w:val="004A21C4"/>
    <w:rsid w:val="004A22E0"/>
    <w:rsid w:val="004A280D"/>
    <w:rsid w:val="004A2A07"/>
    <w:rsid w:val="004A2DAC"/>
    <w:rsid w:val="004A30D2"/>
    <w:rsid w:val="004A3206"/>
    <w:rsid w:val="004A32AE"/>
    <w:rsid w:val="004A32F9"/>
    <w:rsid w:val="004A3669"/>
    <w:rsid w:val="004A3A4A"/>
    <w:rsid w:val="004A3BA6"/>
    <w:rsid w:val="004A41A0"/>
    <w:rsid w:val="004A41B1"/>
    <w:rsid w:val="004A4260"/>
    <w:rsid w:val="004A4470"/>
    <w:rsid w:val="004A4558"/>
    <w:rsid w:val="004A4C7A"/>
    <w:rsid w:val="004A4D16"/>
    <w:rsid w:val="004A50B3"/>
    <w:rsid w:val="004A51E7"/>
    <w:rsid w:val="004A5285"/>
    <w:rsid w:val="004A551E"/>
    <w:rsid w:val="004A58D9"/>
    <w:rsid w:val="004A5C28"/>
    <w:rsid w:val="004A5F03"/>
    <w:rsid w:val="004A6413"/>
    <w:rsid w:val="004A64A7"/>
    <w:rsid w:val="004A659E"/>
    <w:rsid w:val="004A6F20"/>
    <w:rsid w:val="004A7191"/>
    <w:rsid w:val="004A71DD"/>
    <w:rsid w:val="004A7568"/>
    <w:rsid w:val="004A7C51"/>
    <w:rsid w:val="004A7D18"/>
    <w:rsid w:val="004B00AA"/>
    <w:rsid w:val="004B03AA"/>
    <w:rsid w:val="004B03BD"/>
    <w:rsid w:val="004B062C"/>
    <w:rsid w:val="004B14AF"/>
    <w:rsid w:val="004B1A73"/>
    <w:rsid w:val="004B1CB3"/>
    <w:rsid w:val="004B1F23"/>
    <w:rsid w:val="004B201A"/>
    <w:rsid w:val="004B2294"/>
    <w:rsid w:val="004B261B"/>
    <w:rsid w:val="004B2AA4"/>
    <w:rsid w:val="004B2C6F"/>
    <w:rsid w:val="004B326D"/>
    <w:rsid w:val="004B387D"/>
    <w:rsid w:val="004B3B41"/>
    <w:rsid w:val="004B3E23"/>
    <w:rsid w:val="004B3EF8"/>
    <w:rsid w:val="004B40F4"/>
    <w:rsid w:val="004B4427"/>
    <w:rsid w:val="004B44D7"/>
    <w:rsid w:val="004B4558"/>
    <w:rsid w:val="004B459A"/>
    <w:rsid w:val="004B4877"/>
    <w:rsid w:val="004B4B22"/>
    <w:rsid w:val="004B4D02"/>
    <w:rsid w:val="004B4D82"/>
    <w:rsid w:val="004B5027"/>
    <w:rsid w:val="004B5186"/>
    <w:rsid w:val="004B5594"/>
    <w:rsid w:val="004B5A46"/>
    <w:rsid w:val="004B5D7F"/>
    <w:rsid w:val="004B6157"/>
    <w:rsid w:val="004B6516"/>
    <w:rsid w:val="004B69C3"/>
    <w:rsid w:val="004B6AD5"/>
    <w:rsid w:val="004B7566"/>
    <w:rsid w:val="004B7579"/>
    <w:rsid w:val="004B7870"/>
    <w:rsid w:val="004B7A6A"/>
    <w:rsid w:val="004B7BBC"/>
    <w:rsid w:val="004C0815"/>
    <w:rsid w:val="004C186E"/>
    <w:rsid w:val="004C1DC1"/>
    <w:rsid w:val="004C232B"/>
    <w:rsid w:val="004C2703"/>
    <w:rsid w:val="004C29AC"/>
    <w:rsid w:val="004C346E"/>
    <w:rsid w:val="004C373C"/>
    <w:rsid w:val="004C3775"/>
    <w:rsid w:val="004C3FF4"/>
    <w:rsid w:val="004C4088"/>
    <w:rsid w:val="004C41DD"/>
    <w:rsid w:val="004C43BF"/>
    <w:rsid w:val="004C47A3"/>
    <w:rsid w:val="004C492B"/>
    <w:rsid w:val="004C4FBE"/>
    <w:rsid w:val="004C4FCA"/>
    <w:rsid w:val="004C5FED"/>
    <w:rsid w:val="004C60C0"/>
    <w:rsid w:val="004C682B"/>
    <w:rsid w:val="004C6CF2"/>
    <w:rsid w:val="004C75F7"/>
    <w:rsid w:val="004C797E"/>
    <w:rsid w:val="004C7983"/>
    <w:rsid w:val="004C7BC9"/>
    <w:rsid w:val="004C7D6B"/>
    <w:rsid w:val="004C7ECB"/>
    <w:rsid w:val="004C7F72"/>
    <w:rsid w:val="004D000D"/>
    <w:rsid w:val="004D00C9"/>
    <w:rsid w:val="004D0E7B"/>
    <w:rsid w:val="004D1663"/>
    <w:rsid w:val="004D1961"/>
    <w:rsid w:val="004D1C2C"/>
    <w:rsid w:val="004D1CA7"/>
    <w:rsid w:val="004D1EB8"/>
    <w:rsid w:val="004D21BF"/>
    <w:rsid w:val="004D21D7"/>
    <w:rsid w:val="004D22CD"/>
    <w:rsid w:val="004D24AC"/>
    <w:rsid w:val="004D2C1A"/>
    <w:rsid w:val="004D395C"/>
    <w:rsid w:val="004D39DE"/>
    <w:rsid w:val="004D3A72"/>
    <w:rsid w:val="004D3AD9"/>
    <w:rsid w:val="004D3D14"/>
    <w:rsid w:val="004D403E"/>
    <w:rsid w:val="004D43A7"/>
    <w:rsid w:val="004D44C6"/>
    <w:rsid w:val="004D45B2"/>
    <w:rsid w:val="004D4752"/>
    <w:rsid w:val="004D4805"/>
    <w:rsid w:val="004D4891"/>
    <w:rsid w:val="004D48A4"/>
    <w:rsid w:val="004D5661"/>
    <w:rsid w:val="004D59D2"/>
    <w:rsid w:val="004D5F54"/>
    <w:rsid w:val="004D61B6"/>
    <w:rsid w:val="004D61CE"/>
    <w:rsid w:val="004D6A6D"/>
    <w:rsid w:val="004D6CF7"/>
    <w:rsid w:val="004D6F50"/>
    <w:rsid w:val="004D70FF"/>
    <w:rsid w:val="004D71A2"/>
    <w:rsid w:val="004D753E"/>
    <w:rsid w:val="004D7A15"/>
    <w:rsid w:val="004D7D5A"/>
    <w:rsid w:val="004E00DC"/>
    <w:rsid w:val="004E013B"/>
    <w:rsid w:val="004E047A"/>
    <w:rsid w:val="004E1507"/>
    <w:rsid w:val="004E21C0"/>
    <w:rsid w:val="004E2214"/>
    <w:rsid w:val="004E291D"/>
    <w:rsid w:val="004E2968"/>
    <w:rsid w:val="004E2ABD"/>
    <w:rsid w:val="004E2C16"/>
    <w:rsid w:val="004E2E48"/>
    <w:rsid w:val="004E306F"/>
    <w:rsid w:val="004E38D3"/>
    <w:rsid w:val="004E397A"/>
    <w:rsid w:val="004E3EFC"/>
    <w:rsid w:val="004E400D"/>
    <w:rsid w:val="004E45CF"/>
    <w:rsid w:val="004E53D3"/>
    <w:rsid w:val="004E5856"/>
    <w:rsid w:val="004E5A31"/>
    <w:rsid w:val="004E5E1B"/>
    <w:rsid w:val="004E5F10"/>
    <w:rsid w:val="004E6003"/>
    <w:rsid w:val="004E61B9"/>
    <w:rsid w:val="004E632F"/>
    <w:rsid w:val="004E665D"/>
    <w:rsid w:val="004E6676"/>
    <w:rsid w:val="004E667E"/>
    <w:rsid w:val="004E68C4"/>
    <w:rsid w:val="004E68E4"/>
    <w:rsid w:val="004E6DD2"/>
    <w:rsid w:val="004E6DFC"/>
    <w:rsid w:val="004E6F08"/>
    <w:rsid w:val="004E70F8"/>
    <w:rsid w:val="004E74F4"/>
    <w:rsid w:val="004E7556"/>
    <w:rsid w:val="004E7FF8"/>
    <w:rsid w:val="004F02C3"/>
    <w:rsid w:val="004F04F3"/>
    <w:rsid w:val="004F0E4A"/>
    <w:rsid w:val="004F1327"/>
    <w:rsid w:val="004F13E4"/>
    <w:rsid w:val="004F1674"/>
    <w:rsid w:val="004F1B6B"/>
    <w:rsid w:val="004F1BEB"/>
    <w:rsid w:val="004F1C27"/>
    <w:rsid w:val="004F1D6D"/>
    <w:rsid w:val="004F20C2"/>
    <w:rsid w:val="004F211A"/>
    <w:rsid w:val="004F22F3"/>
    <w:rsid w:val="004F2331"/>
    <w:rsid w:val="004F2447"/>
    <w:rsid w:val="004F2757"/>
    <w:rsid w:val="004F2D64"/>
    <w:rsid w:val="004F2DD6"/>
    <w:rsid w:val="004F3003"/>
    <w:rsid w:val="004F32BF"/>
    <w:rsid w:val="004F3CBF"/>
    <w:rsid w:val="004F3DAF"/>
    <w:rsid w:val="004F4501"/>
    <w:rsid w:val="004F4A49"/>
    <w:rsid w:val="004F502F"/>
    <w:rsid w:val="004F531E"/>
    <w:rsid w:val="004F5411"/>
    <w:rsid w:val="004F5C11"/>
    <w:rsid w:val="004F5C82"/>
    <w:rsid w:val="004F5E93"/>
    <w:rsid w:val="004F6A85"/>
    <w:rsid w:val="004F7C54"/>
    <w:rsid w:val="004F7D1F"/>
    <w:rsid w:val="004F7F2B"/>
    <w:rsid w:val="005000EE"/>
    <w:rsid w:val="0050018A"/>
    <w:rsid w:val="0050027B"/>
    <w:rsid w:val="00500725"/>
    <w:rsid w:val="00500745"/>
    <w:rsid w:val="005008A3"/>
    <w:rsid w:val="00500ACD"/>
    <w:rsid w:val="00501280"/>
    <w:rsid w:val="005016F8"/>
    <w:rsid w:val="00501F0B"/>
    <w:rsid w:val="00501F9A"/>
    <w:rsid w:val="00501F9F"/>
    <w:rsid w:val="005021CE"/>
    <w:rsid w:val="00503562"/>
    <w:rsid w:val="00504D9E"/>
    <w:rsid w:val="00504FDF"/>
    <w:rsid w:val="005055AB"/>
    <w:rsid w:val="005056B9"/>
    <w:rsid w:val="00505791"/>
    <w:rsid w:val="005058F5"/>
    <w:rsid w:val="00506280"/>
    <w:rsid w:val="00506562"/>
    <w:rsid w:val="005066CC"/>
    <w:rsid w:val="00506A1E"/>
    <w:rsid w:val="00506B39"/>
    <w:rsid w:val="00506F0D"/>
    <w:rsid w:val="00507AB3"/>
    <w:rsid w:val="00507E09"/>
    <w:rsid w:val="00510620"/>
    <w:rsid w:val="00510D76"/>
    <w:rsid w:val="00511308"/>
    <w:rsid w:val="0051172B"/>
    <w:rsid w:val="005117E1"/>
    <w:rsid w:val="00511A8C"/>
    <w:rsid w:val="00511C6A"/>
    <w:rsid w:val="00511CDC"/>
    <w:rsid w:val="00511FB3"/>
    <w:rsid w:val="00512127"/>
    <w:rsid w:val="00512258"/>
    <w:rsid w:val="005125E5"/>
    <w:rsid w:val="00513506"/>
    <w:rsid w:val="0051353B"/>
    <w:rsid w:val="005137A6"/>
    <w:rsid w:val="00513F43"/>
    <w:rsid w:val="00513F93"/>
    <w:rsid w:val="00514102"/>
    <w:rsid w:val="005141D5"/>
    <w:rsid w:val="0051472A"/>
    <w:rsid w:val="00514AF5"/>
    <w:rsid w:val="00514E4D"/>
    <w:rsid w:val="00515023"/>
    <w:rsid w:val="005151F9"/>
    <w:rsid w:val="005157E2"/>
    <w:rsid w:val="005158CD"/>
    <w:rsid w:val="005162C0"/>
    <w:rsid w:val="00516581"/>
    <w:rsid w:val="00516794"/>
    <w:rsid w:val="00516B1A"/>
    <w:rsid w:val="00516C1F"/>
    <w:rsid w:val="00516D7E"/>
    <w:rsid w:val="00517030"/>
    <w:rsid w:val="00517734"/>
    <w:rsid w:val="00517D55"/>
    <w:rsid w:val="00517ECA"/>
    <w:rsid w:val="0052076D"/>
    <w:rsid w:val="005208C4"/>
    <w:rsid w:val="00520943"/>
    <w:rsid w:val="00520B88"/>
    <w:rsid w:val="00520EA0"/>
    <w:rsid w:val="00521705"/>
    <w:rsid w:val="005218A7"/>
    <w:rsid w:val="005218E3"/>
    <w:rsid w:val="00522640"/>
    <w:rsid w:val="00522721"/>
    <w:rsid w:val="00522902"/>
    <w:rsid w:val="00522AD7"/>
    <w:rsid w:val="00522B6A"/>
    <w:rsid w:val="00522F22"/>
    <w:rsid w:val="00523865"/>
    <w:rsid w:val="0052394E"/>
    <w:rsid w:val="00523F2C"/>
    <w:rsid w:val="00524158"/>
    <w:rsid w:val="0052430D"/>
    <w:rsid w:val="0052432E"/>
    <w:rsid w:val="00524734"/>
    <w:rsid w:val="00524C0B"/>
    <w:rsid w:val="00524F71"/>
    <w:rsid w:val="00525285"/>
    <w:rsid w:val="005254CF"/>
    <w:rsid w:val="00525747"/>
    <w:rsid w:val="005257AB"/>
    <w:rsid w:val="00525B88"/>
    <w:rsid w:val="00525CBB"/>
    <w:rsid w:val="00526482"/>
    <w:rsid w:val="00526981"/>
    <w:rsid w:val="00526B33"/>
    <w:rsid w:val="00526BC4"/>
    <w:rsid w:val="00526D18"/>
    <w:rsid w:val="00526E5C"/>
    <w:rsid w:val="00526FEB"/>
    <w:rsid w:val="005277AE"/>
    <w:rsid w:val="00527928"/>
    <w:rsid w:val="005307BA"/>
    <w:rsid w:val="00530851"/>
    <w:rsid w:val="00530860"/>
    <w:rsid w:val="00530A9A"/>
    <w:rsid w:val="00530B75"/>
    <w:rsid w:val="00530D23"/>
    <w:rsid w:val="00530D2C"/>
    <w:rsid w:val="00530EBA"/>
    <w:rsid w:val="0053113C"/>
    <w:rsid w:val="00531315"/>
    <w:rsid w:val="00531638"/>
    <w:rsid w:val="00531DA9"/>
    <w:rsid w:val="00532050"/>
    <w:rsid w:val="005321BD"/>
    <w:rsid w:val="00532247"/>
    <w:rsid w:val="00532939"/>
    <w:rsid w:val="00532A68"/>
    <w:rsid w:val="00533367"/>
    <w:rsid w:val="00533682"/>
    <w:rsid w:val="005336E3"/>
    <w:rsid w:val="00533728"/>
    <w:rsid w:val="00533A52"/>
    <w:rsid w:val="005343D7"/>
    <w:rsid w:val="00535930"/>
    <w:rsid w:val="00535E65"/>
    <w:rsid w:val="00535F6E"/>
    <w:rsid w:val="00535FB5"/>
    <w:rsid w:val="005366D8"/>
    <w:rsid w:val="005367C4"/>
    <w:rsid w:val="00536AD9"/>
    <w:rsid w:val="00536E00"/>
    <w:rsid w:val="005371D4"/>
    <w:rsid w:val="00537320"/>
    <w:rsid w:val="00537947"/>
    <w:rsid w:val="00537F76"/>
    <w:rsid w:val="005408DF"/>
    <w:rsid w:val="00540A9E"/>
    <w:rsid w:val="00540C24"/>
    <w:rsid w:val="00540C65"/>
    <w:rsid w:val="00540CB7"/>
    <w:rsid w:val="00540F47"/>
    <w:rsid w:val="00540F98"/>
    <w:rsid w:val="005410D4"/>
    <w:rsid w:val="005418BC"/>
    <w:rsid w:val="00541B7F"/>
    <w:rsid w:val="00541C9F"/>
    <w:rsid w:val="00541F3E"/>
    <w:rsid w:val="00542076"/>
    <w:rsid w:val="00542169"/>
    <w:rsid w:val="00542851"/>
    <w:rsid w:val="00542E1A"/>
    <w:rsid w:val="00542E48"/>
    <w:rsid w:val="00542F3D"/>
    <w:rsid w:val="00542F7E"/>
    <w:rsid w:val="0054372D"/>
    <w:rsid w:val="00543C7B"/>
    <w:rsid w:val="00544119"/>
    <w:rsid w:val="00544181"/>
    <w:rsid w:val="0054427C"/>
    <w:rsid w:val="00544322"/>
    <w:rsid w:val="00544A9F"/>
    <w:rsid w:val="00544C24"/>
    <w:rsid w:val="00544DC4"/>
    <w:rsid w:val="00545EF7"/>
    <w:rsid w:val="0054615B"/>
    <w:rsid w:val="0054626A"/>
    <w:rsid w:val="00546A02"/>
    <w:rsid w:val="00550285"/>
    <w:rsid w:val="00550B20"/>
    <w:rsid w:val="00551866"/>
    <w:rsid w:val="00551F76"/>
    <w:rsid w:val="00552BD8"/>
    <w:rsid w:val="00552E87"/>
    <w:rsid w:val="00552E8C"/>
    <w:rsid w:val="00552F67"/>
    <w:rsid w:val="0055364A"/>
    <w:rsid w:val="00553C72"/>
    <w:rsid w:val="00553CB5"/>
    <w:rsid w:val="0055416E"/>
    <w:rsid w:val="005542C9"/>
    <w:rsid w:val="00554A3F"/>
    <w:rsid w:val="00554C6D"/>
    <w:rsid w:val="00554CF3"/>
    <w:rsid w:val="00554D98"/>
    <w:rsid w:val="0055574D"/>
    <w:rsid w:val="0055587B"/>
    <w:rsid w:val="00555901"/>
    <w:rsid w:val="00555908"/>
    <w:rsid w:val="005559BB"/>
    <w:rsid w:val="005563FC"/>
    <w:rsid w:val="0055642E"/>
    <w:rsid w:val="00556EEC"/>
    <w:rsid w:val="005571B4"/>
    <w:rsid w:val="0055778E"/>
    <w:rsid w:val="00557869"/>
    <w:rsid w:val="00557A1F"/>
    <w:rsid w:val="00560390"/>
    <w:rsid w:val="0056068D"/>
    <w:rsid w:val="00560777"/>
    <w:rsid w:val="00561339"/>
    <w:rsid w:val="005614BF"/>
    <w:rsid w:val="0056166C"/>
    <w:rsid w:val="00561788"/>
    <w:rsid w:val="00561AE4"/>
    <w:rsid w:val="00561C72"/>
    <w:rsid w:val="00561CE0"/>
    <w:rsid w:val="00562530"/>
    <w:rsid w:val="0056263C"/>
    <w:rsid w:val="00562728"/>
    <w:rsid w:val="0056283C"/>
    <w:rsid w:val="00562CC6"/>
    <w:rsid w:val="00562F25"/>
    <w:rsid w:val="00563212"/>
    <w:rsid w:val="005636EC"/>
    <w:rsid w:val="005636F9"/>
    <w:rsid w:val="00563DC5"/>
    <w:rsid w:val="00563FFA"/>
    <w:rsid w:val="0056424D"/>
    <w:rsid w:val="0056431C"/>
    <w:rsid w:val="005649B7"/>
    <w:rsid w:val="0056514B"/>
    <w:rsid w:val="005652E1"/>
    <w:rsid w:val="005659A9"/>
    <w:rsid w:val="00565F64"/>
    <w:rsid w:val="00566091"/>
    <w:rsid w:val="00566EC3"/>
    <w:rsid w:val="00566F90"/>
    <w:rsid w:val="00567435"/>
    <w:rsid w:val="00567518"/>
    <w:rsid w:val="0056765C"/>
    <w:rsid w:val="0056768F"/>
    <w:rsid w:val="005676C4"/>
    <w:rsid w:val="00567714"/>
    <w:rsid w:val="00567743"/>
    <w:rsid w:val="00567C93"/>
    <w:rsid w:val="00567D38"/>
    <w:rsid w:val="00567DBC"/>
    <w:rsid w:val="0057063D"/>
    <w:rsid w:val="00570735"/>
    <w:rsid w:val="00570C76"/>
    <w:rsid w:val="00570F2C"/>
    <w:rsid w:val="00571117"/>
    <w:rsid w:val="00571F11"/>
    <w:rsid w:val="00571F37"/>
    <w:rsid w:val="0057221F"/>
    <w:rsid w:val="005727A4"/>
    <w:rsid w:val="00572FB1"/>
    <w:rsid w:val="005731E9"/>
    <w:rsid w:val="0057358B"/>
    <w:rsid w:val="005737E8"/>
    <w:rsid w:val="005743BA"/>
    <w:rsid w:val="00574412"/>
    <w:rsid w:val="00574568"/>
    <w:rsid w:val="00574793"/>
    <w:rsid w:val="00574B99"/>
    <w:rsid w:val="0057527E"/>
    <w:rsid w:val="0057542F"/>
    <w:rsid w:val="00575482"/>
    <w:rsid w:val="005754CE"/>
    <w:rsid w:val="00575F51"/>
    <w:rsid w:val="00576836"/>
    <w:rsid w:val="00576DA1"/>
    <w:rsid w:val="00576EDA"/>
    <w:rsid w:val="00577186"/>
    <w:rsid w:val="005773BA"/>
    <w:rsid w:val="005774D8"/>
    <w:rsid w:val="0057750B"/>
    <w:rsid w:val="00577E2F"/>
    <w:rsid w:val="005808C6"/>
    <w:rsid w:val="0058108F"/>
    <w:rsid w:val="005819D3"/>
    <w:rsid w:val="005819E3"/>
    <w:rsid w:val="00581EC4"/>
    <w:rsid w:val="00581FFB"/>
    <w:rsid w:val="005828D3"/>
    <w:rsid w:val="005828F9"/>
    <w:rsid w:val="00582960"/>
    <w:rsid w:val="00582A45"/>
    <w:rsid w:val="00582D88"/>
    <w:rsid w:val="00582E60"/>
    <w:rsid w:val="0058375B"/>
    <w:rsid w:val="005838E8"/>
    <w:rsid w:val="00583A20"/>
    <w:rsid w:val="00583F4B"/>
    <w:rsid w:val="00584030"/>
    <w:rsid w:val="00584390"/>
    <w:rsid w:val="0058440B"/>
    <w:rsid w:val="005846E7"/>
    <w:rsid w:val="00584AAD"/>
    <w:rsid w:val="00584BF0"/>
    <w:rsid w:val="00584D03"/>
    <w:rsid w:val="00584DAC"/>
    <w:rsid w:val="00585074"/>
    <w:rsid w:val="00585183"/>
    <w:rsid w:val="005852CB"/>
    <w:rsid w:val="00585849"/>
    <w:rsid w:val="005859B1"/>
    <w:rsid w:val="00585B3A"/>
    <w:rsid w:val="00586257"/>
    <w:rsid w:val="00586435"/>
    <w:rsid w:val="005867BB"/>
    <w:rsid w:val="00586D49"/>
    <w:rsid w:val="00587182"/>
    <w:rsid w:val="0058746A"/>
    <w:rsid w:val="00587639"/>
    <w:rsid w:val="005877FB"/>
    <w:rsid w:val="00587C58"/>
    <w:rsid w:val="00587F4C"/>
    <w:rsid w:val="00590405"/>
    <w:rsid w:val="005904C9"/>
    <w:rsid w:val="00591265"/>
    <w:rsid w:val="005914A1"/>
    <w:rsid w:val="0059155A"/>
    <w:rsid w:val="00591A66"/>
    <w:rsid w:val="00591C90"/>
    <w:rsid w:val="0059207D"/>
    <w:rsid w:val="005921C9"/>
    <w:rsid w:val="00592410"/>
    <w:rsid w:val="00592416"/>
    <w:rsid w:val="0059294A"/>
    <w:rsid w:val="00592D87"/>
    <w:rsid w:val="00592EC4"/>
    <w:rsid w:val="00592F4B"/>
    <w:rsid w:val="005932B9"/>
    <w:rsid w:val="005934F5"/>
    <w:rsid w:val="005935AB"/>
    <w:rsid w:val="005938AF"/>
    <w:rsid w:val="00593A6D"/>
    <w:rsid w:val="00593CDB"/>
    <w:rsid w:val="00593EAB"/>
    <w:rsid w:val="00593FCF"/>
    <w:rsid w:val="005945CC"/>
    <w:rsid w:val="00594689"/>
    <w:rsid w:val="00594782"/>
    <w:rsid w:val="005947F7"/>
    <w:rsid w:val="00594AF6"/>
    <w:rsid w:val="005950C9"/>
    <w:rsid w:val="00595205"/>
    <w:rsid w:val="00595769"/>
    <w:rsid w:val="0059594D"/>
    <w:rsid w:val="00595AB0"/>
    <w:rsid w:val="00595C51"/>
    <w:rsid w:val="00595D73"/>
    <w:rsid w:val="00596D64"/>
    <w:rsid w:val="00596F01"/>
    <w:rsid w:val="0059770F"/>
    <w:rsid w:val="00597E74"/>
    <w:rsid w:val="00597F39"/>
    <w:rsid w:val="00597FD3"/>
    <w:rsid w:val="005A0E80"/>
    <w:rsid w:val="005A0FB4"/>
    <w:rsid w:val="005A1519"/>
    <w:rsid w:val="005A1666"/>
    <w:rsid w:val="005A1D0F"/>
    <w:rsid w:val="005A1E50"/>
    <w:rsid w:val="005A24CC"/>
    <w:rsid w:val="005A2603"/>
    <w:rsid w:val="005A27A9"/>
    <w:rsid w:val="005A285A"/>
    <w:rsid w:val="005A2903"/>
    <w:rsid w:val="005A2D50"/>
    <w:rsid w:val="005A2E98"/>
    <w:rsid w:val="005A341D"/>
    <w:rsid w:val="005A3ABF"/>
    <w:rsid w:val="005A3EEA"/>
    <w:rsid w:val="005A3F17"/>
    <w:rsid w:val="005A42CD"/>
    <w:rsid w:val="005A4535"/>
    <w:rsid w:val="005A45D3"/>
    <w:rsid w:val="005A4685"/>
    <w:rsid w:val="005A4CCC"/>
    <w:rsid w:val="005A5143"/>
    <w:rsid w:val="005A5601"/>
    <w:rsid w:val="005A576D"/>
    <w:rsid w:val="005A5DA4"/>
    <w:rsid w:val="005A5F8A"/>
    <w:rsid w:val="005A5FFD"/>
    <w:rsid w:val="005A619C"/>
    <w:rsid w:val="005A67B1"/>
    <w:rsid w:val="005A6DE1"/>
    <w:rsid w:val="005A6FC6"/>
    <w:rsid w:val="005A7001"/>
    <w:rsid w:val="005A7933"/>
    <w:rsid w:val="005A7A55"/>
    <w:rsid w:val="005A7CB1"/>
    <w:rsid w:val="005B00C8"/>
    <w:rsid w:val="005B0143"/>
    <w:rsid w:val="005B0228"/>
    <w:rsid w:val="005B046F"/>
    <w:rsid w:val="005B0D8F"/>
    <w:rsid w:val="005B0E68"/>
    <w:rsid w:val="005B126A"/>
    <w:rsid w:val="005B151D"/>
    <w:rsid w:val="005B1B91"/>
    <w:rsid w:val="005B2B06"/>
    <w:rsid w:val="005B2EBA"/>
    <w:rsid w:val="005B31D3"/>
    <w:rsid w:val="005B3904"/>
    <w:rsid w:val="005B394C"/>
    <w:rsid w:val="005B3A31"/>
    <w:rsid w:val="005B3C83"/>
    <w:rsid w:val="005B417E"/>
    <w:rsid w:val="005B41F7"/>
    <w:rsid w:val="005B4270"/>
    <w:rsid w:val="005B4833"/>
    <w:rsid w:val="005B4983"/>
    <w:rsid w:val="005B4B66"/>
    <w:rsid w:val="005B4BC1"/>
    <w:rsid w:val="005B4E80"/>
    <w:rsid w:val="005B4F49"/>
    <w:rsid w:val="005B553C"/>
    <w:rsid w:val="005B5659"/>
    <w:rsid w:val="005B58A5"/>
    <w:rsid w:val="005B58C7"/>
    <w:rsid w:val="005B5AE1"/>
    <w:rsid w:val="005B5AEA"/>
    <w:rsid w:val="005B5BEA"/>
    <w:rsid w:val="005B5C05"/>
    <w:rsid w:val="005B5C8B"/>
    <w:rsid w:val="005B6215"/>
    <w:rsid w:val="005B62E6"/>
    <w:rsid w:val="005B63DF"/>
    <w:rsid w:val="005B6408"/>
    <w:rsid w:val="005B67B0"/>
    <w:rsid w:val="005B69A6"/>
    <w:rsid w:val="005B7194"/>
    <w:rsid w:val="005B71A7"/>
    <w:rsid w:val="005B72F0"/>
    <w:rsid w:val="005C01A7"/>
    <w:rsid w:val="005C020C"/>
    <w:rsid w:val="005C03E1"/>
    <w:rsid w:val="005C0442"/>
    <w:rsid w:val="005C04BB"/>
    <w:rsid w:val="005C05EB"/>
    <w:rsid w:val="005C078F"/>
    <w:rsid w:val="005C0A28"/>
    <w:rsid w:val="005C0AA5"/>
    <w:rsid w:val="005C0B7B"/>
    <w:rsid w:val="005C0DD2"/>
    <w:rsid w:val="005C112D"/>
    <w:rsid w:val="005C1D80"/>
    <w:rsid w:val="005C2127"/>
    <w:rsid w:val="005C26D3"/>
    <w:rsid w:val="005C319F"/>
    <w:rsid w:val="005C395A"/>
    <w:rsid w:val="005C3E88"/>
    <w:rsid w:val="005C3F7C"/>
    <w:rsid w:val="005C4149"/>
    <w:rsid w:val="005C44C8"/>
    <w:rsid w:val="005C466B"/>
    <w:rsid w:val="005C4961"/>
    <w:rsid w:val="005C4BF8"/>
    <w:rsid w:val="005C4D9D"/>
    <w:rsid w:val="005C56E8"/>
    <w:rsid w:val="005C58AD"/>
    <w:rsid w:val="005C6057"/>
    <w:rsid w:val="005C61F8"/>
    <w:rsid w:val="005C6296"/>
    <w:rsid w:val="005C6594"/>
    <w:rsid w:val="005C65B7"/>
    <w:rsid w:val="005C6A7F"/>
    <w:rsid w:val="005C77FD"/>
    <w:rsid w:val="005D04A1"/>
    <w:rsid w:val="005D04FA"/>
    <w:rsid w:val="005D09ED"/>
    <w:rsid w:val="005D0D23"/>
    <w:rsid w:val="005D11A6"/>
    <w:rsid w:val="005D12A3"/>
    <w:rsid w:val="005D1405"/>
    <w:rsid w:val="005D194A"/>
    <w:rsid w:val="005D19B7"/>
    <w:rsid w:val="005D1B4C"/>
    <w:rsid w:val="005D1BBF"/>
    <w:rsid w:val="005D1D1D"/>
    <w:rsid w:val="005D2A29"/>
    <w:rsid w:val="005D2B66"/>
    <w:rsid w:val="005D2F84"/>
    <w:rsid w:val="005D3350"/>
    <w:rsid w:val="005D3623"/>
    <w:rsid w:val="005D3CDC"/>
    <w:rsid w:val="005D3FA8"/>
    <w:rsid w:val="005D412D"/>
    <w:rsid w:val="005D4323"/>
    <w:rsid w:val="005D519C"/>
    <w:rsid w:val="005D5471"/>
    <w:rsid w:val="005D572A"/>
    <w:rsid w:val="005D5C2E"/>
    <w:rsid w:val="005D5D10"/>
    <w:rsid w:val="005D5DE6"/>
    <w:rsid w:val="005D6178"/>
    <w:rsid w:val="005D6A5A"/>
    <w:rsid w:val="005D6AB5"/>
    <w:rsid w:val="005D6C96"/>
    <w:rsid w:val="005D6DA2"/>
    <w:rsid w:val="005D6F4D"/>
    <w:rsid w:val="005D78F5"/>
    <w:rsid w:val="005D79B0"/>
    <w:rsid w:val="005D7B54"/>
    <w:rsid w:val="005E04D0"/>
    <w:rsid w:val="005E07CE"/>
    <w:rsid w:val="005E0962"/>
    <w:rsid w:val="005E0BD8"/>
    <w:rsid w:val="005E0F7C"/>
    <w:rsid w:val="005E1163"/>
    <w:rsid w:val="005E14C5"/>
    <w:rsid w:val="005E161E"/>
    <w:rsid w:val="005E1ADF"/>
    <w:rsid w:val="005E1BFC"/>
    <w:rsid w:val="005E1FAE"/>
    <w:rsid w:val="005E2102"/>
    <w:rsid w:val="005E212B"/>
    <w:rsid w:val="005E21B8"/>
    <w:rsid w:val="005E222A"/>
    <w:rsid w:val="005E2294"/>
    <w:rsid w:val="005E22B8"/>
    <w:rsid w:val="005E2408"/>
    <w:rsid w:val="005E246A"/>
    <w:rsid w:val="005E254B"/>
    <w:rsid w:val="005E2867"/>
    <w:rsid w:val="005E2BF6"/>
    <w:rsid w:val="005E2C8A"/>
    <w:rsid w:val="005E35A5"/>
    <w:rsid w:val="005E396B"/>
    <w:rsid w:val="005E4024"/>
    <w:rsid w:val="005E44F1"/>
    <w:rsid w:val="005E511E"/>
    <w:rsid w:val="005E57D5"/>
    <w:rsid w:val="005E6023"/>
    <w:rsid w:val="005E6811"/>
    <w:rsid w:val="005E6DB8"/>
    <w:rsid w:val="005E6FC1"/>
    <w:rsid w:val="005E77B6"/>
    <w:rsid w:val="005E7CEB"/>
    <w:rsid w:val="005E7E63"/>
    <w:rsid w:val="005F0441"/>
    <w:rsid w:val="005F07E0"/>
    <w:rsid w:val="005F08B0"/>
    <w:rsid w:val="005F0ADC"/>
    <w:rsid w:val="005F17A8"/>
    <w:rsid w:val="005F1C60"/>
    <w:rsid w:val="005F1F98"/>
    <w:rsid w:val="005F28EF"/>
    <w:rsid w:val="005F29BE"/>
    <w:rsid w:val="005F2B28"/>
    <w:rsid w:val="005F2C44"/>
    <w:rsid w:val="005F31CD"/>
    <w:rsid w:val="005F31D0"/>
    <w:rsid w:val="005F38C7"/>
    <w:rsid w:val="005F3F88"/>
    <w:rsid w:val="005F40BD"/>
    <w:rsid w:val="005F4104"/>
    <w:rsid w:val="005F4357"/>
    <w:rsid w:val="005F436C"/>
    <w:rsid w:val="005F47E2"/>
    <w:rsid w:val="005F4815"/>
    <w:rsid w:val="005F4871"/>
    <w:rsid w:val="005F4872"/>
    <w:rsid w:val="005F4A77"/>
    <w:rsid w:val="005F4D8A"/>
    <w:rsid w:val="005F5202"/>
    <w:rsid w:val="005F54BA"/>
    <w:rsid w:val="005F5873"/>
    <w:rsid w:val="005F5D65"/>
    <w:rsid w:val="005F658E"/>
    <w:rsid w:val="005F67DA"/>
    <w:rsid w:val="005F6869"/>
    <w:rsid w:val="005F6943"/>
    <w:rsid w:val="005F6BF1"/>
    <w:rsid w:val="005F6E58"/>
    <w:rsid w:val="005F71C7"/>
    <w:rsid w:val="005F765E"/>
    <w:rsid w:val="005F7859"/>
    <w:rsid w:val="005F7C88"/>
    <w:rsid w:val="005F7DA0"/>
    <w:rsid w:val="005F7E0C"/>
    <w:rsid w:val="0060186F"/>
    <w:rsid w:val="00601941"/>
    <w:rsid w:val="00601ADF"/>
    <w:rsid w:val="00601BEE"/>
    <w:rsid w:val="0060226F"/>
    <w:rsid w:val="006025BD"/>
    <w:rsid w:val="006028F9"/>
    <w:rsid w:val="00602B3F"/>
    <w:rsid w:val="00602B47"/>
    <w:rsid w:val="006030F2"/>
    <w:rsid w:val="00603278"/>
    <w:rsid w:val="00603785"/>
    <w:rsid w:val="006037BA"/>
    <w:rsid w:val="00603F47"/>
    <w:rsid w:val="00603FC9"/>
    <w:rsid w:val="006041A6"/>
    <w:rsid w:val="00604699"/>
    <w:rsid w:val="00604852"/>
    <w:rsid w:val="00604B63"/>
    <w:rsid w:val="00604D3F"/>
    <w:rsid w:val="00605179"/>
    <w:rsid w:val="0060520E"/>
    <w:rsid w:val="00605460"/>
    <w:rsid w:val="00605539"/>
    <w:rsid w:val="00605B8B"/>
    <w:rsid w:val="0060672E"/>
    <w:rsid w:val="00606A5A"/>
    <w:rsid w:val="00606FEE"/>
    <w:rsid w:val="00607442"/>
    <w:rsid w:val="00607973"/>
    <w:rsid w:val="00607FC3"/>
    <w:rsid w:val="006100FD"/>
    <w:rsid w:val="006102E7"/>
    <w:rsid w:val="00610BA5"/>
    <w:rsid w:val="00610EF1"/>
    <w:rsid w:val="00610F13"/>
    <w:rsid w:val="00611050"/>
    <w:rsid w:val="0061109F"/>
    <w:rsid w:val="006113A7"/>
    <w:rsid w:val="006113BD"/>
    <w:rsid w:val="00611C31"/>
    <w:rsid w:val="006130A0"/>
    <w:rsid w:val="006130F6"/>
    <w:rsid w:val="00613393"/>
    <w:rsid w:val="00613623"/>
    <w:rsid w:val="006139FB"/>
    <w:rsid w:val="00614568"/>
    <w:rsid w:val="00614C52"/>
    <w:rsid w:val="00615173"/>
    <w:rsid w:val="006151F8"/>
    <w:rsid w:val="0061588A"/>
    <w:rsid w:val="0061588E"/>
    <w:rsid w:val="00615F27"/>
    <w:rsid w:val="00616465"/>
    <w:rsid w:val="00616882"/>
    <w:rsid w:val="00616E29"/>
    <w:rsid w:val="00617498"/>
    <w:rsid w:val="006174E4"/>
    <w:rsid w:val="0061795A"/>
    <w:rsid w:val="00617975"/>
    <w:rsid w:val="00620015"/>
    <w:rsid w:val="006201B7"/>
    <w:rsid w:val="00620D07"/>
    <w:rsid w:val="00620D52"/>
    <w:rsid w:val="0062190C"/>
    <w:rsid w:val="00621B31"/>
    <w:rsid w:val="00621DA9"/>
    <w:rsid w:val="00622295"/>
    <w:rsid w:val="00622972"/>
    <w:rsid w:val="00622D0E"/>
    <w:rsid w:val="00622F42"/>
    <w:rsid w:val="0062355C"/>
    <w:rsid w:val="00623593"/>
    <w:rsid w:val="006235B1"/>
    <w:rsid w:val="00623FFE"/>
    <w:rsid w:val="00624148"/>
    <w:rsid w:val="00624278"/>
    <w:rsid w:val="00624A8C"/>
    <w:rsid w:val="00625201"/>
    <w:rsid w:val="00625207"/>
    <w:rsid w:val="006252C9"/>
    <w:rsid w:val="00625601"/>
    <w:rsid w:val="006262B2"/>
    <w:rsid w:val="006268F7"/>
    <w:rsid w:val="006269B0"/>
    <w:rsid w:val="00626EB4"/>
    <w:rsid w:val="00626FB0"/>
    <w:rsid w:val="0062782D"/>
    <w:rsid w:val="00627AB7"/>
    <w:rsid w:val="00627C43"/>
    <w:rsid w:val="00627F88"/>
    <w:rsid w:val="0063063A"/>
    <w:rsid w:val="0063069F"/>
    <w:rsid w:val="00630ADC"/>
    <w:rsid w:val="00630BE3"/>
    <w:rsid w:val="00630CB2"/>
    <w:rsid w:val="00630D28"/>
    <w:rsid w:val="006310FB"/>
    <w:rsid w:val="00631661"/>
    <w:rsid w:val="00631DB3"/>
    <w:rsid w:val="00631E0C"/>
    <w:rsid w:val="0063246F"/>
    <w:rsid w:val="006328BC"/>
    <w:rsid w:val="006328CD"/>
    <w:rsid w:val="006329E3"/>
    <w:rsid w:val="00633011"/>
    <w:rsid w:val="0063371C"/>
    <w:rsid w:val="006346AA"/>
    <w:rsid w:val="006349E1"/>
    <w:rsid w:val="006351BF"/>
    <w:rsid w:val="00635398"/>
    <w:rsid w:val="0063553F"/>
    <w:rsid w:val="006355E1"/>
    <w:rsid w:val="00635670"/>
    <w:rsid w:val="00635F78"/>
    <w:rsid w:val="00636286"/>
    <w:rsid w:val="00636449"/>
    <w:rsid w:val="006365DC"/>
    <w:rsid w:val="0063682F"/>
    <w:rsid w:val="006369ED"/>
    <w:rsid w:val="00636D55"/>
    <w:rsid w:val="0063725C"/>
    <w:rsid w:val="0063731A"/>
    <w:rsid w:val="0063788C"/>
    <w:rsid w:val="0063799F"/>
    <w:rsid w:val="00637B3B"/>
    <w:rsid w:val="00637BBF"/>
    <w:rsid w:val="00637CDB"/>
    <w:rsid w:val="00640063"/>
    <w:rsid w:val="0064107A"/>
    <w:rsid w:val="006416EB"/>
    <w:rsid w:val="00641929"/>
    <w:rsid w:val="00641A01"/>
    <w:rsid w:val="00641DFD"/>
    <w:rsid w:val="00641E3C"/>
    <w:rsid w:val="00641F63"/>
    <w:rsid w:val="006422D8"/>
    <w:rsid w:val="00642947"/>
    <w:rsid w:val="00642F15"/>
    <w:rsid w:val="00643960"/>
    <w:rsid w:val="00643A8D"/>
    <w:rsid w:val="00643B2E"/>
    <w:rsid w:val="00643E42"/>
    <w:rsid w:val="00644101"/>
    <w:rsid w:val="00644C8F"/>
    <w:rsid w:val="006457E2"/>
    <w:rsid w:val="006457EA"/>
    <w:rsid w:val="00645B27"/>
    <w:rsid w:val="00645DA9"/>
    <w:rsid w:val="0064644C"/>
    <w:rsid w:val="006465AB"/>
    <w:rsid w:val="00646A04"/>
    <w:rsid w:val="00646A5C"/>
    <w:rsid w:val="00646DC6"/>
    <w:rsid w:val="006472C9"/>
    <w:rsid w:val="00647342"/>
    <w:rsid w:val="00647779"/>
    <w:rsid w:val="00647B4F"/>
    <w:rsid w:val="00647C39"/>
    <w:rsid w:val="00647E64"/>
    <w:rsid w:val="006500D1"/>
    <w:rsid w:val="006501EB"/>
    <w:rsid w:val="006502F8"/>
    <w:rsid w:val="006503C9"/>
    <w:rsid w:val="006508CC"/>
    <w:rsid w:val="00650CFB"/>
    <w:rsid w:val="00650D8B"/>
    <w:rsid w:val="00650E74"/>
    <w:rsid w:val="006514CB"/>
    <w:rsid w:val="006517E2"/>
    <w:rsid w:val="006520E5"/>
    <w:rsid w:val="006524A5"/>
    <w:rsid w:val="006524CC"/>
    <w:rsid w:val="006525B3"/>
    <w:rsid w:val="00652B53"/>
    <w:rsid w:val="00652C0A"/>
    <w:rsid w:val="00652E3B"/>
    <w:rsid w:val="006531D3"/>
    <w:rsid w:val="00653488"/>
    <w:rsid w:val="006534E4"/>
    <w:rsid w:val="0065385C"/>
    <w:rsid w:val="0065388A"/>
    <w:rsid w:val="00653D93"/>
    <w:rsid w:val="006540F5"/>
    <w:rsid w:val="0065479C"/>
    <w:rsid w:val="006549F2"/>
    <w:rsid w:val="00654AAE"/>
    <w:rsid w:val="00654D51"/>
    <w:rsid w:val="00654ECE"/>
    <w:rsid w:val="00654F49"/>
    <w:rsid w:val="00655197"/>
    <w:rsid w:val="00655506"/>
    <w:rsid w:val="00655545"/>
    <w:rsid w:val="00655A15"/>
    <w:rsid w:val="00655CA5"/>
    <w:rsid w:val="00655E44"/>
    <w:rsid w:val="0065647E"/>
    <w:rsid w:val="006569B4"/>
    <w:rsid w:val="00656B36"/>
    <w:rsid w:val="00656BE9"/>
    <w:rsid w:val="00656D5D"/>
    <w:rsid w:val="006571BC"/>
    <w:rsid w:val="006575E4"/>
    <w:rsid w:val="006576F2"/>
    <w:rsid w:val="00660686"/>
    <w:rsid w:val="006609FA"/>
    <w:rsid w:val="006619B4"/>
    <w:rsid w:val="00661A8B"/>
    <w:rsid w:val="00661F52"/>
    <w:rsid w:val="006622E8"/>
    <w:rsid w:val="006623D7"/>
    <w:rsid w:val="00662976"/>
    <w:rsid w:val="00662D39"/>
    <w:rsid w:val="00662D78"/>
    <w:rsid w:val="006633B4"/>
    <w:rsid w:val="00663522"/>
    <w:rsid w:val="0066365D"/>
    <w:rsid w:val="00663A29"/>
    <w:rsid w:val="00663F07"/>
    <w:rsid w:val="00663F12"/>
    <w:rsid w:val="006641EB"/>
    <w:rsid w:val="0066457A"/>
    <w:rsid w:val="006645D8"/>
    <w:rsid w:val="0066484F"/>
    <w:rsid w:val="0066492C"/>
    <w:rsid w:val="00664D34"/>
    <w:rsid w:val="00664E3C"/>
    <w:rsid w:val="00664E91"/>
    <w:rsid w:val="00665110"/>
    <w:rsid w:val="00665305"/>
    <w:rsid w:val="00665349"/>
    <w:rsid w:val="006655D5"/>
    <w:rsid w:val="00665AF5"/>
    <w:rsid w:val="00665F3A"/>
    <w:rsid w:val="00666061"/>
    <w:rsid w:val="006665B1"/>
    <w:rsid w:val="006669B5"/>
    <w:rsid w:val="0066727B"/>
    <w:rsid w:val="00667311"/>
    <w:rsid w:val="006675BA"/>
    <w:rsid w:val="0066771A"/>
    <w:rsid w:val="0066794A"/>
    <w:rsid w:val="00667E90"/>
    <w:rsid w:val="00670236"/>
    <w:rsid w:val="00670999"/>
    <w:rsid w:val="00670E98"/>
    <w:rsid w:val="00670F22"/>
    <w:rsid w:val="00670F2C"/>
    <w:rsid w:val="006719F0"/>
    <w:rsid w:val="00671B87"/>
    <w:rsid w:val="00671DC0"/>
    <w:rsid w:val="006726A6"/>
    <w:rsid w:val="006726C4"/>
    <w:rsid w:val="00672CF6"/>
    <w:rsid w:val="00672FC0"/>
    <w:rsid w:val="00673532"/>
    <w:rsid w:val="0067389C"/>
    <w:rsid w:val="006742A4"/>
    <w:rsid w:val="006744D9"/>
    <w:rsid w:val="00674753"/>
    <w:rsid w:val="0067488B"/>
    <w:rsid w:val="00674CDB"/>
    <w:rsid w:val="0067589E"/>
    <w:rsid w:val="006759AC"/>
    <w:rsid w:val="00675EA6"/>
    <w:rsid w:val="00675FFF"/>
    <w:rsid w:val="0067654F"/>
    <w:rsid w:val="0067731D"/>
    <w:rsid w:val="006773B1"/>
    <w:rsid w:val="006779F7"/>
    <w:rsid w:val="00677A1F"/>
    <w:rsid w:val="00677BE9"/>
    <w:rsid w:val="00677DD8"/>
    <w:rsid w:val="00677E5C"/>
    <w:rsid w:val="00680618"/>
    <w:rsid w:val="00680777"/>
    <w:rsid w:val="00680828"/>
    <w:rsid w:val="006808A1"/>
    <w:rsid w:val="00680CB5"/>
    <w:rsid w:val="0068113A"/>
    <w:rsid w:val="00681237"/>
    <w:rsid w:val="006813D5"/>
    <w:rsid w:val="00681562"/>
    <w:rsid w:val="0068247D"/>
    <w:rsid w:val="00682C11"/>
    <w:rsid w:val="00682D07"/>
    <w:rsid w:val="00682F99"/>
    <w:rsid w:val="006830A9"/>
    <w:rsid w:val="006835EB"/>
    <w:rsid w:val="0068372B"/>
    <w:rsid w:val="006838C6"/>
    <w:rsid w:val="00683965"/>
    <w:rsid w:val="00683B4E"/>
    <w:rsid w:val="00683C6D"/>
    <w:rsid w:val="00684482"/>
    <w:rsid w:val="006849DB"/>
    <w:rsid w:val="00684A53"/>
    <w:rsid w:val="00684BFC"/>
    <w:rsid w:val="00684C82"/>
    <w:rsid w:val="00684F17"/>
    <w:rsid w:val="0068508E"/>
    <w:rsid w:val="006851E0"/>
    <w:rsid w:val="006854A5"/>
    <w:rsid w:val="006855B7"/>
    <w:rsid w:val="006856C0"/>
    <w:rsid w:val="006858C2"/>
    <w:rsid w:val="00685ACD"/>
    <w:rsid w:val="006863FD"/>
    <w:rsid w:val="0068660D"/>
    <w:rsid w:val="006871DC"/>
    <w:rsid w:val="0068742D"/>
    <w:rsid w:val="0068743F"/>
    <w:rsid w:val="00687AE2"/>
    <w:rsid w:val="00687E3F"/>
    <w:rsid w:val="006903F4"/>
    <w:rsid w:val="00690592"/>
    <w:rsid w:val="006905B6"/>
    <w:rsid w:val="00690B8A"/>
    <w:rsid w:val="00691A27"/>
    <w:rsid w:val="006920BD"/>
    <w:rsid w:val="006920F4"/>
    <w:rsid w:val="006922CE"/>
    <w:rsid w:val="006934D4"/>
    <w:rsid w:val="00693DF0"/>
    <w:rsid w:val="006949FA"/>
    <w:rsid w:val="0069541D"/>
    <w:rsid w:val="006955F9"/>
    <w:rsid w:val="00695F35"/>
    <w:rsid w:val="00696319"/>
    <w:rsid w:val="006963A8"/>
    <w:rsid w:val="0069698F"/>
    <w:rsid w:val="00696D4D"/>
    <w:rsid w:val="00696F9F"/>
    <w:rsid w:val="00697583"/>
    <w:rsid w:val="006975FA"/>
    <w:rsid w:val="0069764E"/>
    <w:rsid w:val="006977D9"/>
    <w:rsid w:val="006979C5"/>
    <w:rsid w:val="00697DF5"/>
    <w:rsid w:val="00697F2D"/>
    <w:rsid w:val="00697FE6"/>
    <w:rsid w:val="006A04FF"/>
    <w:rsid w:val="006A06E3"/>
    <w:rsid w:val="006A0D6C"/>
    <w:rsid w:val="006A0EB1"/>
    <w:rsid w:val="006A11D2"/>
    <w:rsid w:val="006A126A"/>
    <w:rsid w:val="006A191E"/>
    <w:rsid w:val="006A1ACE"/>
    <w:rsid w:val="006A2330"/>
    <w:rsid w:val="006A2878"/>
    <w:rsid w:val="006A2DB2"/>
    <w:rsid w:val="006A2EF1"/>
    <w:rsid w:val="006A307F"/>
    <w:rsid w:val="006A35F5"/>
    <w:rsid w:val="006A390E"/>
    <w:rsid w:val="006A3C17"/>
    <w:rsid w:val="006A3DE6"/>
    <w:rsid w:val="006A3E3D"/>
    <w:rsid w:val="006A4086"/>
    <w:rsid w:val="006A4206"/>
    <w:rsid w:val="006A4595"/>
    <w:rsid w:val="006A4855"/>
    <w:rsid w:val="006A4D9D"/>
    <w:rsid w:val="006A4EA6"/>
    <w:rsid w:val="006A50AA"/>
    <w:rsid w:val="006A5B87"/>
    <w:rsid w:val="006A612C"/>
    <w:rsid w:val="006A656D"/>
    <w:rsid w:val="006A6813"/>
    <w:rsid w:val="006A6820"/>
    <w:rsid w:val="006A6B06"/>
    <w:rsid w:val="006A6B71"/>
    <w:rsid w:val="006A6DBC"/>
    <w:rsid w:val="006A714F"/>
    <w:rsid w:val="006A7571"/>
    <w:rsid w:val="006A7D53"/>
    <w:rsid w:val="006A7FF8"/>
    <w:rsid w:val="006B026A"/>
    <w:rsid w:val="006B0451"/>
    <w:rsid w:val="006B055B"/>
    <w:rsid w:val="006B0621"/>
    <w:rsid w:val="006B06EE"/>
    <w:rsid w:val="006B08BE"/>
    <w:rsid w:val="006B0C56"/>
    <w:rsid w:val="006B102D"/>
    <w:rsid w:val="006B12E1"/>
    <w:rsid w:val="006B154C"/>
    <w:rsid w:val="006B1B0F"/>
    <w:rsid w:val="006B1BA6"/>
    <w:rsid w:val="006B1BC2"/>
    <w:rsid w:val="006B1CAF"/>
    <w:rsid w:val="006B1F01"/>
    <w:rsid w:val="006B279F"/>
    <w:rsid w:val="006B286C"/>
    <w:rsid w:val="006B2952"/>
    <w:rsid w:val="006B2D40"/>
    <w:rsid w:val="006B2F79"/>
    <w:rsid w:val="006B3263"/>
    <w:rsid w:val="006B32C3"/>
    <w:rsid w:val="006B3423"/>
    <w:rsid w:val="006B3665"/>
    <w:rsid w:val="006B3672"/>
    <w:rsid w:val="006B390E"/>
    <w:rsid w:val="006B4115"/>
    <w:rsid w:val="006B413B"/>
    <w:rsid w:val="006B4275"/>
    <w:rsid w:val="006B4326"/>
    <w:rsid w:val="006B4728"/>
    <w:rsid w:val="006B47AE"/>
    <w:rsid w:val="006B48A8"/>
    <w:rsid w:val="006B4946"/>
    <w:rsid w:val="006B49E0"/>
    <w:rsid w:val="006B4E48"/>
    <w:rsid w:val="006B5185"/>
    <w:rsid w:val="006B544F"/>
    <w:rsid w:val="006B55C5"/>
    <w:rsid w:val="006B562F"/>
    <w:rsid w:val="006B568A"/>
    <w:rsid w:val="006B569D"/>
    <w:rsid w:val="006B5998"/>
    <w:rsid w:val="006B67C0"/>
    <w:rsid w:val="006B6954"/>
    <w:rsid w:val="006B6C79"/>
    <w:rsid w:val="006B6FB0"/>
    <w:rsid w:val="006B73AA"/>
    <w:rsid w:val="006B764B"/>
    <w:rsid w:val="006B797A"/>
    <w:rsid w:val="006B7A0E"/>
    <w:rsid w:val="006B7CBD"/>
    <w:rsid w:val="006B7CC7"/>
    <w:rsid w:val="006B7E45"/>
    <w:rsid w:val="006C0109"/>
    <w:rsid w:val="006C01C8"/>
    <w:rsid w:val="006C0290"/>
    <w:rsid w:val="006C0A2B"/>
    <w:rsid w:val="006C0C53"/>
    <w:rsid w:val="006C0D8A"/>
    <w:rsid w:val="006C15A5"/>
    <w:rsid w:val="006C1BA2"/>
    <w:rsid w:val="006C1E08"/>
    <w:rsid w:val="006C236A"/>
    <w:rsid w:val="006C26A4"/>
    <w:rsid w:val="006C2BF7"/>
    <w:rsid w:val="006C2C37"/>
    <w:rsid w:val="006C3616"/>
    <w:rsid w:val="006C36BA"/>
    <w:rsid w:val="006C3CFD"/>
    <w:rsid w:val="006C40E1"/>
    <w:rsid w:val="006C42D5"/>
    <w:rsid w:val="006C4329"/>
    <w:rsid w:val="006C4A96"/>
    <w:rsid w:val="006C4B8E"/>
    <w:rsid w:val="006C4E49"/>
    <w:rsid w:val="006C52E6"/>
    <w:rsid w:val="006C53B7"/>
    <w:rsid w:val="006C54C0"/>
    <w:rsid w:val="006C5994"/>
    <w:rsid w:val="006C59FB"/>
    <w:rsid w:val="006C5A91"/>
    <w:rsid w:val="006C5B97"/>
    <w:rsid w:val="006C64B3"/>
    <w:rsid w:val="006C6694"/>
    <w:rsid w:val="006C6D75"/>
    <w:rsid w:val="006C6E8D"/>
    <w:rsid w:val="006C726C"/>
    <w:rsid w:val="006C74A1"/>
    <w:rsid w:val="006C7B03"/>
    <w:rsid w:val="006C7EB9"/>
    <w:rsid w:val="006D003A"/>
    <w:rsid w:val="006D00E0"/>
    <w:rsid w:val="006D02BC"/>
    <w:rsid w:val="006D0783"/>
    <w:rsid w:val="006D07D1"/>
    <w:rsid w:val="006D0957"/>
    <w:rsid w:val="006D0D06"/>
    <w:rsid w:val="006D0D3B"/>
    <w:rsid w:val="006D0E42"/>
    <w:rsid w:val="006D0EDA"/>
    <w:rsid w:val="006D1946"/>
    <w:rsid w:val="006D195D"/>
    <w:rsid w:val="006D1984"/>
    <w:rsid w:val="006D1AAF"/>
    <w:rsid w:val="006D1F21"/>
    <w:rsid w:val="006D28F0"/>
    <w:rsid w:val="006D2C25"/>
    <w:rsid w:val="006D3451"/>
    <w:rsid w:val="006D35C7"/>
    <w:rsid w:val="006D3B63"/>
    <w:rsid w:val="006D3E35"/>
    <w:rsid w:val="006D413D"/>
    <w:rsid w:val="006D41A3"/>
    <w:rsid w:val="006D4497"/>
    <w:rsid w:val="006D44D0"/>
    <w:rsid w:val="006D4563"/>
    <w:rsid w:val="006D4687"/>
    <w:rsid w:val="006D4700"/>
    <w:rsid w:val="006D4A46"/>
    <w:rsid w:val="006D4D82"/>
    <w:rsid w:val="006D4D9C"/>
    <w:rsid w:val="006D52DA"/>
    <w:rsid w:val="006D5AA2"/>
    <w:rsid w:val="006D608D"/>
    <w:rsid w:val="006D65C8"/>
    <w:rsid w:val="006D66A0"/>
    <w:rsid w:val="006D6B72"/>
    <w:rsid w:val="006D6C3C"/>
    <w:rsid w:val="006D70FB"/>
    <w:rsid w:val="006D71F8"/>
    <w:rsid w:val="006D7A75"/>
    <w:rsid w:val="006D7F19"/>
    <w:rsid w:val="006D7FE3"/>
    <w:rsid w:val="006E002D"/>
    <w:rsid w:val="006E0A53"/>
    <w:rsid w:val="006E11FA"/>
    <w:rsid w:val="006E13B7"/>
    <w:rsid w:val="006E14BA"/>
    <w:rsid w:val="006E180C"/>
    <w:rsid w:val="006E1DF9"/>
    <w:rsid w:val="006E1F58"/>
    <w:rsid w:val="006E1F6A"/>
    <w:rsid w:val="006E2373"/>
    <w:rsid w:val="006E26DA"/>
    <w:rsid w:val="006E284D"/>
    <w:rsid w:val="006E3532"/>
    <w:rsid w:val="006E359A"/>
    <w:rsid w:val="006E38E9"/>
    <w:rsid w:val="006E3965"/>
    <w:rsid w:val="006E3CA1"/>
    <w:rsid w:val="006E420A"/>
    <w:rsid w:val="006E4575"/>
    <w:rsid w:val="006E4E26"/>
    <w:rsid w:val="006E5073"/>
    <w:rsid w:val="006E5A51"/>
    <w:rsid w:val="006E67FF"/>
    <w:rsid w:val="006E6913"/>
    <w:rsid w:val="006E6AB5"/>
    <w:rsid w:val="006E6B78"/>
    <w:rsid w:val="006E75F2"/>
    <w:rsid w:val="006E7B7F"/>
    <w:rsid w:val="006E7C78"/>
    <w:rsid w:val="006F047A"/>
    <w:rsid w:val="006F11A3"/>
    <w:rsid w:val="006F1798"/>
    <w:rsid w:val="006F1FE5"/>
    <w:rsid w:val="006F20BB"/>
    <w:rsid w:val="006F24AD"/>
    <w:rsid w:val="006F265E"/>
    <w:rsid w:val="006F279A"/>
    <w:rsid w:val="006F2F26"/>
    <w:rsid w:val="006F39AF"/>
    <w:rsid w:val="006F3C44"/>
    <w:rsid w:val="006F3D29"/>
    <w:rsid w:val="006F52D8"/>
    <w:rsid w:val="006F5616"/>
    <w:rsid w:val="006F58CF"/>
    <w:rsid w:val="006F5954"/>
    <w:rsid w:val="006F62A1"/>
    <w:rsid w:val="006F6B54"/>
    <w:rsid w:val="006F6CD1"/>
    <w:rsid w:val="006F6D7C"/>
    <w:rsid w:val="006F6F8E"/>
    <w:rsid w:val="006F7860"/>
    <w:rsid w:val="006F78BE"/>
    <w:rsid w:val="006F7901"/>
    <w:rsid w:val="006F7A95"/>
    <w:rsid w:val="006F7BF0"/>
    <w:rsid w:val="00700450"/>
    <w:rsid w:val="00700564"/>
    <w:rsid w:val="007008A6"/>
    <w:rsid w:val="00700930"/>
    <w:rsid w:val="00700995"/>
    <w:rsid w:val="00700A72"/>
    <w:rsid w:val="00700B85"/>
    <w:rsid w:val="00701CCF"/>
    <w:rsid w:val="00701FB3"/>
    <w:rsid w:val="00702184"/>
    <w:rsid w:val="00702959"/>
    <w:rsid w:val="0070295F"/>
    <w:rsid w:val="00702D3F"/>
    <w:rsid w:val="00702DAF"/>
    <w:rsid w:val="00703304"/>
    <w:rsid w:val="007034F3"/>
    <w:rsid w:val="00703603"/>
    <w:rsid w:val="0070388D"/>
    <w:rsid w:val="00703ECF"/>
    <w:rsid w:val="007048C5"/>
    <w:rsid w:val="0070574C"/>
    <w:rsid w:val="007057E1"/>
    <w:rsid w:val="00705ADB"/>
    <w:rsid w:val="00705C06"/>
    <w:rsid w:val="00706624"/>
    <w:rsid w:val="00706D0B"/>
    <w:rsid w:val="00706D7B"/>
    <w:rsid w:val="00707066"/>
    <w:rsid w:val="007070AC"/>
    <w:rsid w:val="007107A2"/>
    <w:rsid w:val="007109C6"/>
    <w:rsid w:val="00710C0D"/>
    <w:rsid w:val="00710CB5"/>
    <w:rsid w:val="00710E18"/>
    <w:rsid w:val="007112BF"/>
    <w:rsid w:val="00711813"/>
    <w:rsid w:val="00711D08"/>
    <w:rsid w:val="00712448"/>
    <w:rsid w:val="007127D3"/>
    <w:rsid w:val="00712F22"/>
    <w:rsid w:val="00713DF7"/>
    <w:rsid w:val="007141D5"/>
    <w:rsid w:val="0071438C"/>
    <w:rsid w:val="007149F5"/>
    <w:rsid w:val="00715044"/>
    <w:rsid w:val="0071508C"/>
    <w:rsid w:val="00715A9B"/>
    <w:rsid w:val="00715B81"/>
    <w:rsid w:val="00716019"/>
    <w:rsid w:val="007165B5"/>
    <w:rsid w:val="0071687A"/>
    <w:rsid w:val="007176B6"/>
    <w:rsid w:val="00717E39"/>
    <w:rsid w:val="00717EA1"/>
    <w:rsid w:val="007200B0"/>
    <w:rsid w:val="007200F6"/>
    <w:rsid w:val="00720172"/>
    <w:rsid w:val="007206A2"/>
    <w:rsid w:val="00720913"/>
    <w:rsid w:val="00720BDE"/>
    <w:rsid w:val="00720C90"/>
    <w:rsid w:val="00721A49"/>
    <w:rsid w:val="00721C34"/>
    <w:rsid w:val="00722771"/>
    <w:rsid w:val="007229F9"/>
    <w:rsid w:val="0072359C"/>
    <w:rsid w:val="0072383F"/>
    <w:rsid w:val="00723F34"/>
    <w:rsid w:val="00724151"/>
    <w:rsid w:val="007245B2"/>
    <w:rsid w:val="00725032"/>
    <w:rsid w:val="007252DC"/>
    <w:rsid w:val="0072545D"/>
    <w:rsid w:val="00725926"/>
    <w:rsid w:val="007259B5"/>
    <w:rsid w:val="00725E2A"/>
    <w:rsid w:val="0072627A"/>
    <w:rsid w:val="00726A4F"/>
    <w:rsid w:val="00726B2D"/>
    <w:rsid w:val="00726D57"/>
    <w:rsid w:val="007274DF"/>
    <w:rsid w:val="00727658"/>
    <w:rsid w:val="00727740"/>
    <w:rsid w:val="00727786"/>
    <w:rsid w:val="0072796E"/>
    <w:rsid w:val="00727D16"/>
    <w:rsid w:val="00727F79"/>
    <w:rsid w:val="007305C6"/>
    <w:rsid w:val="00730BA6"/>
    <w:rsid w:val="00730D9E"/>
    <w:rsid w:val="007316A3"/>
    <w:rsid w:val="00731A21"/>
    <w:rsid w:val="00731A80"/>
    <w:rsid w:val="00731AC4"/>
    <w:rsid w:val="00731E94"/>
    <w:rsid w:val="00731E97"/>
    <w:rsid w:val="00732151"/>
    <w:rsid w:val="00732598"/>
    <w:rsid w:val="007329B7"/>
    <w:rsid w:val="007331B3"/>
    <w:rsid w:val="00733212"/>
    <w:rsid w:val="007332A4"/>
    <w:rsid w:val="007336CF"/>
    <w:rsid w:val="00733BAA"/>
    <w:rsid w:val="00733DAC"/>
    <w:rsid w:val="00733EFA"/>
    <w:rsid w:val="00734A2C"/>
    <w:rsid w:val="00734DED"/>
    <w:rsid w:val="00734E25"/>
    <w:rsid w:val="00734E7B"/>
    <w:rsid w:val="00735096"/>
    <w:rsid w:val="0073510B"/>
    <w:rsid w:val="00735365"/>
    <w:rsid w:val="00736AE1"/>
    <w:rsid w:val="00736CDE"/>
    <w:rsid w:val="007373B6"/>
    <w:rsid w:val="00737860"/>
    <w:rsid w:val="00737C1F"/>
    <w:rsid w:val="00737CB7"/>
    <w:rsid w:val="00740766"/>
    <w:rsid w:val="00740D89"/>
    <w:rsid w:val="00741211"/>
    <w:rsid w:val="00741380"/>
    <w:rsid w:val="00741C8C"/>
    <w:rsid w:val="00741D20"/>
    <w:rsid w:val="00741DF9"/>
    <w:rsid w:val="007427DE"/>
    <w:rsid w:val="00742DF9"/>
    <w:rsid w:val="0074347B"/>
    <w:rsid w:val="007436B6"/>
    <w:rsid w:val="007438AE"/>
    <w:rsid w:val="007439AE"/>
    <w:rsid w:val="00743BE7"/>
    <w:rsid w:val="00743EC2"/>
    <w:rsid w:val="00744277"/>
    <w:rsid w:val="00744398"/>
    <w:rsid w:val="007443FA"/>
    <w:rsid w:val="00744523"/>
    <w:rsid w:val="00744754"/>
    <w:rsid w:val="00744A3E"/>
    <w:rsid w:val="00744D1D"/>
    <w:rsid w:val="0074526F"/>
    <w:rsid w:val="007457B1"/>
    <w:rsid w:val="00745A6F"/>
    <w:rsid w:val="00745BD3"/>
    <w:rsid w:val="00745BFF"/>
    <w:rsid w:val="00745C0D"/>
    <w:rsid w:val="00746920"/>
    <w:rsid w:val="00746949"/>
    <w:rsid w:val="007469CA"/>
    <w:rsid w:val="00746FC4"/>
    <w:rsid w:val="007470BF"/>
    <w:rsid w:val="007475B0"/>
    <w:rsid w:val="007478A8"/>
    <w:rsid w:val="0074797C"/>
    <w:rsid w:val="00747A83"/>
    <w:rsid w:val="00747BAD"/>
    <w:rsid w:val="00747CA5"/>
    <w:rsid w:val="00747D70"/>
    <w:rsid w:val="00747FA6"/>
    <w:rsid w:val="007505C7"/>
    <w:rsid w:val="00750629"/>
    <w:rsid w:val="00750700"/>
    <w:rsid w:val="007507D8"/>
    <w:rsid w:val="007508C3"/>
    <w:rsid w:val="00750A9D"/>
    <w:rsid w:val="00750C49"/>
    <w:rsid w:val="00750CD0"/>
    <w:rsid w:val="00751452"/>
    <w:rsid w:val="0075160A"/>
    <w:rsid w:val="0075180E"/>
    <w:rsid w:val="007519E3"/>
    <w:rsid w:val="00751C05"/>
    <w:rsid w:val="007521DD"/>
    <w:rsid w:val="007525E5"/>
    <w:rsid w:val="00752956"/>
    <w:rsid w:val="00752B9B"/>
    <w:rsid w:val="0075312D"/>
    <w:rsid w:val="00753146"/>
    <w:rsid w:val="00753430"/>
    <w:rsid w:val="00753686"/>
    <w:rsid w:val="00753AF5"/>
    <w:rsid w:val="00754541"/>
    <w:rsid w:val="007546F5"/>
    <w:rsid w:val="007547FE"/>
    <w:rsid w:val="00755A8C"/>
    <w:rsid w:val="00755C36"/>
    <w:rsid w:val="00755CC2"/>
    <w:rsid w:val="00755E30"/>
    <w:rsid w:val="00755EF5"/>
    <w:rsid w:val="0075630E"/>
    <w:rsid w:val="00756518"/>
    <w:rsid w:val="00756699"/>
    <w:rsid w:val="0075729D"/>
    <w:rsid w:val="007579A9"/>
    <w:rsid w:val="00757B48"/>
    <w:rsid w:val="007603FD"/>
    <w:rsid w:val="007605E6"/>
    <w:rsid w:val="00760648"/>
    <w:rsid w:val="00760B52"/>
    <w:rsid w:val="00760C06"/>
    <w:rsid w:val="00760DAC"/>
    <w:rsid w:val="007611F2"/>
    <w:rsid w:val="007617E2"/>
    <w:rsid w:val="00762020"/>
    <w:rsid w:val="0076228F"/>
    <w:rsid w:val="00762470"/>
    <w:rsid w:val="0076295A"/>
    <w:rsid w:val="00762A03"/>
    <w:rsid w:val="00762D28"/>
    <w:rsid w:val="00762D54"/>
    <w:rsid w:val="0076313F"/>
    <w:rsid w:val="0076321A"/>
    <w:rsid w:val="00763CA0"/>
    <w:rsid w:val="0076420B"/>
    <w:rsid w:val="00764900"/>
    <w:rsid w:val="0076504C"/>
    <w:rsid w:val="007650E3"/>
    <w:rsid w:val="00765C04"/>
    <w:rsid w:val="00765F22"/>
    <w:rsid w:val="00765FC9"/>
    <w:rsid w:val="00766061"/>
    <w:rsid w:val="0076622B"/>
    <w:rsid w:val="007667D4"/>
    <w:rsid w:val="007667F5"/>
    <w:rsid w:val="00766DEB"/>
    <w:rsid w:val="007676DE"/>
    <w:rsid w:val="00767A20"/>
    <w:rsid w:val="0077004A"/>
    <w:rsid w:val="007701BC"/>
    <w:rsid w:val="0077084D"/>
    <w:rsid w:val="00770B68"/>
    <w:rsid w:val="00770E7F"/>
    <w:rsid w:val="00770FBC"/>
    <w:rsid w:val="0077138F"/>
    <w:rsid w:val="00771B0B"/>
    <w:rsid w:val="00771BD8"/>
    <w:rsid w:val="00771C0C"/>
    <w:rsid w:val="007722C4"/>
    <w:rsid w:val="00772366"/>
    <w:rsid w:val="00772A82"/>
    <w:rsid w:val="00772C94"/>
    <w:rsid w:val="00773130"/>
    <w:rsid w:val="0077338D"/>
    <w:rsid w:val="0077436E"/>
    <w:rsid w:val="00774528"/>
    <w:rsid w:val="00774960"/>
    <w:rsid w:val="00774E16"/>
    <w:rsid w:val="007752C9"/>
    <w:rsid w:val="0077561F"/>
    <w:rsid w:val="00775683"/>
    <w:rsid w:val="0077573F"/>
    <w:rsid w:val="0077594B"/>
    <w:rsid w:val="00775A80"/>
    <w:rsid w:val="007761B1"/>
    <w:rsid w:val="007762E5"/>
    <w:rsid w:val="0077748B"/>
    <w:rsid w:val="007775C2"/>
    <w:rsid w:val="00777734"/>
    <w:rsid w:val="00777827"/>
    <w:rsid w:val="00777DFC"/>
    <w:rsid w:val="007804EA"/>
    <w:rsid w:val="0078063C"/>
    <w:rsid w:val="00780B0E"/>
    <w:rsid w:val="0078103A"/>
    <w:rsid w:val="00781662"/>
    <w:rsid w:val="00781866"/>
    <w:rsid w:val="00781A36"/>
    <w:rsid w:val="00781FD6"/>
    <w:rsid w:val="007821FA"/>
    <w:rsid w:val="007821FD"/>
    <w:rsid w:val="007822A0"/>
    <w:rsid w:val="00782A5B"/>
    <w:rsid w:val="00782D2A"/>
    <w:rsid w:val="007831B8"/>
    <w:rsid w:val="0078349A"/>
    <w:rsid w:val="00783DB1"/>
    <w:rsid w:val="00783F8F"/>
    <w:rsid w:val="007842DF"/>
    <w:rsid w:val="00784697"/>
    <w:rsid w:val="00784CD9"/>
    <w:rsid w:val="00785486"/>
    <w:rsid w:val="0078553D"/>
    <w:rsid w:val="0078588D"/>
    <w:rsid w:val="00785FD6"/>
    <w:rsid w:val="00786051"/>
    <w:rsid w:val="00786054"/>
    <w:rsid w:val="007860F9"/>
    <w:rsid w:val="007861B9"/>
    <w:rsid w:val="007861F2"/>
    <w:rsid w:val="007868DA"/>
    <w:rsid w:val="00786AC3"/>
    <w:rsid w:val="00786B04"/>
    <w:rsid w:val="00786C5E"/>
    <w:rsid w:val="00786EF1"/>
    <w:rsid w:val="00787FF3"/>
    <w:rsid w:val="00790200"/>
    <w:rsid w:val="0079049D"/>
    <w:rsid w:val="007905F4"/>
    <w:rsid w:val="00790731"/>
    <w:rsid w:val="00790CD3"/>
    <w:rsid w:val="00790ECD"/>
    <w:rsid w:val="00790FA7"/>
    <w:rsid w:val="0079187C"/>
    <w:rsid w:val="0079189B"/>
    <w:rsid w:val="00791E82"/>
    <w:rsid w:val="007920A1"/>
    <w:rsid w:val="00792181"/>
    <w:rsid w:val="00792292"/>
    <w:rsid w:val="007922B4"/>
    <w:rsid w:val="00792392"/>
    <w:rsid w:val="00792537"/>
    <w:rsid w:val="0079253F"/>
    <w:rsid w:val="00792878"/>
    <w:rsid w:val="00792AEF"/>
    <w:rsid w:val="00792AF9"/>
    <w:rsid w:val="00792BED"/>
    <w:rsid w:val="00792D74"/>
    <w:rsid w:val="00792FE7"/>
    <w:rsid w:val="00793295"/>
    <w:rsid w:val="00793395"/>
    <w:rsid w:val="0079341E"/>
    <w:rsid w:val="00793715"/>
    <w:rsid w:val="0079393B"/>
    <w:rsid w:val="00793AE0"/>
    <w:rsid w:val="00793D47"/>
    <w:rsid w:val="00793F87"/>
    <w:rsid w:val="0079443D"/>
    <w:rsid w:val="007945B9"/>
    <w:rsid w:val="007946AA"/>
    <w:rsid w:val="0079475A"/>
    <w:rsid w:val="007949CD"/>
    <w:rsid w:val="00794DD9"/>
    <w:rsid w:val="00794EA2"/>
    <w:rsid w:val="00794F0C"/>
    <w:rsid w:val="0079501E"/>
    <w:rsid w:val="0079564B"/>
    <w:rsid w:val="00796045"/>
    <w:rsid w:val="007969ED"/>
    <w:rsid w:val="00796E82"/>
    <w:rsid w:val="00797670"/>
    <w:rsid w:val="007979D9"/>
    <w:rsid w:val="00797B7D"/>
    <w:rsid w:val="00797DEC"/>
    <w:rsid w:val="00797E89"/>
    <w:rsid w:val="00797EA4"/>
    <w:rsid w:val="00797F23"/>
    <w:rsid w:val="00797F70"/>
    <w:rsid w:val="007A0108"/>
    <w:rsid w:val="007A08F8"/>
    <w:rsid w:val="007A09A3"/>
    <w:rsid w:val="007A0C35"/>
    <w:rsid w:val="007A0CE4"/>
    <w:rsid w:val="007A0D73"/>
    <w:rsid w:val="007A0FC0"/>
    <w:rsid w:val="007A1298"/>
    <w:rsid w:val="007A13A6"/>
    <w:rsid w:val="007A149F"/>
    <w:rsid w:val="007A181B"/>
    <w:rsid w:val="007A18F6"/>
    <w:rsid w:val="007A2F3F"/>
    <w:rsid w:val="007A3290"/>
    <w:rsid w:val="007A3938"/>
    <w:rsid w:val="007A3AB1"/>
    <w:rsid w:val="007A3BEC"/>
    <w:rsid w:val="007A3E6F"/>
    <w:rsid w:val="007A46C3"/>
    <w:rsid w:val="007A4977"/>
    <w:rsid w:val="007A4DAD"/>
    <w:rsid w:val="007A5581"/>
    <w:rsid w:val="007A56DA"/>
    <w:rsid w:val="007A5C25"/>
    <w:rsid w:val="007A5DB1"/>
    <w:rsid w:val="007A5ED9"/>
    <w:rsid w:val="007A6172"/>
    <w:rsid w:val="007A62CE"/>
    <w:rsid w:val="007A63CA"/>
    <w:rsid w:val="007A6BB9"/>
    <w:rsid w:val="007A6C0C"/>
    <w:rsid w:val="007A6FAC"/>
    <w:rsid w:val="007A7272"/>
    <w:rsid w:val="007A7821"/>
    <w:rsid w:val="007A7CFB"/>
    <w:rsid w:val="007B0249"/>
    <w:rsid w:val="007B0417"/>
    <w:rsid w:val="007B0613"/>
    <w:rsid w:val="007B11CC"/>
    <w:rsid w:val="007B1629"/>
    <w:rsid w:val="007B1706"/>
    <w:rsid w:val="007B186F"/>
    <w:rsid w:val="007B191D"/>
    <w:rsid w:val="007B19B9"/>
    <w:rsid w:val="007B1E53"/>
    <w:rsid w:val="007B1E91"/>
    <w:rsid w:val="007B288B"/>
    <w:rsid w:val="007B2D2D"/>
    <w:rsid w:val="007B2F3D"/>
    <w:rsid w:val="007B30DB"/>
    <w:rsid w:val="007B31C9"/>
    <w:rsid w:val="007B3305"/>
    <w:rsid w:val="007B33EE"/>
    <w:rsid w:val="007B36AA"/>
    <w:rsid w:val="007B3938"/>
    <w:rsid w:val="007B3A6B"/>
    <w:rsid w:val="007B3CE2"/>
    <w:rsid w:val="007B3FA1"/>
    <w:rsid w:val="007B4529"/>
    <w:rsid w:val="007B4A2C"/>
    <w:rsid w:val="007B4D9C"/>
    <w:rsid w:val="007B53AA"/>
    <w:rsid w:val="007B5996"/>
    <w:rsid w:val="007B5C2D"/>
    <w:rsid w:val="007B64B5"/>
    <w:rsid w:val="007B6A33"/>
    <w:rsid w:val="007B6A49"/>
    <w:rsid w:val="007B6B41"/>
    <w:rsid w:val="007B6C1C"/>
    <w:rsid w:val="007B6D7E"/>
    <w:rsid w:val="007B74A5"/>
    <w:rsid w:val="007B7A42"/>
    <w:rsid w:val="007C0549"/>
    <w:rsid w:val="007C05DF"/>
    <w:rsid w:val="007C07CE"/>
    <w:rsid w:val="007C0944"/>
    <w:rsid w:val="007C0A7A"/>
    <w:rsid w:val="007C0BAC"/>
    <w:rsid w:val="007C0BD9"/>
    <w:rsid w:val="007C0E7C"/>
    <w:rsid w:val="007C11B6"/>
    <w:rsid w:val="007C133D"/>
    <w:rsid w:val="007C1777"/>
    <w:rsid w:val="007C1833"/>
    <w:rsid w:val="007C1893"/>
    <w:rsid w:val="007C1AFF"/>
    <w:rsid w:val="007C23B6"/>
    <w:rsid w:val="007C28C6"/>
    <w:rsid w:val="007C33BB"/>
    <w:rsid w:val="007C3449"/>
    <w:rsid w:val="007C3633"/>
    <w:rsid w:val="007C38DF"/>
    <w:rsid w:val="007C3C5C"/>
    <w:rsid w:val="007C3D72"/>
    <w:rsid w:val="007C3FC6"/>
    <w:rsid w:val="007C4413"/>
    <w:rsid w:val="007C48C5"/>
    <w:rsid w:val="007C4995"/>
    <w:rsid w:val="007C49AD"/>
    <w:rsid w:val="007C4C25"/>
    <w:rsid w:val="007C4F23"/>
    <w:rsid w:val="007C50F5"/>
    <w:rsid w:val="007C5F45"/>
    <w:rsid w:val="007C6005"/>
    <w:rsid w:val="007C6372"/>
    <w:rsid w:val="007C6CE7"/>
    <w:rsid w:val="007C7253"/>
    <w:rsid w:val="007C72FF"/>
    <w:rsid w:val="007C7765"/>
    <w:rsid w:val="007C7922"/>
    <w:rsid w:val="007C7F05"/>
    <w:rsid w:val="007D0119"/>
    <w:rsid w:val="007D0722"/>
    <w:rsid w:val="007D0D58"/>
    <w:rsid w:val="007D0D9B"/>
    <w:rsid w:val="007D0E53"/>
    <w:rsid w:val="007D11B5"/>
    <w:rsid w:val="007D179D"/>
    <w:rsid w:val="007D1B0C"/>
    <w:rsid w:val="007D1E9E"/>
    <w:rsid w:val="007D1FAD"/>
    <w:rsid w:val="007D242F"/>
    <w:rsid w:val="007D249C"/>
    <w:rsid w:val="007D24DD"/>
    <w:rsid w:val="007D2633"/>
    <w:rsid w:val="007D26A4"/>
    <w:rsid w:val="007D2740"/>
    <w:rsid w:val="007D2AE5"/>
    <w:rsid w:val="007D35C3"/>
    <w:rsid w:val="007D38C3"/>
    <w:rsid w:val="007D38F2"/>
    <w:rsid w:val="007D3A38"/>
    <w:rsid w:val="007D3DC0"/>
    <w:rsid w:val="007D4614"/>
    <w:rsid w:val="007D4775"/>
    <w:rsid w:val="007D4837"/>
    <w:rsid w:val="007D4DB6"/>
    <w:rsid w:val="007D4F04"/>
    <w:rsid w:val="007D4F42"/>
    <w:rsid w:val="007D5820"/>
    <w:rsid w:val="007D5C07"/>
    <w:rsid w:val="007D5E29"/>
    <w:rsid w:val="007D631E"/>
    <w:rsid w:val="007D6539"/>
    <w:rsid w:val="007D6603"/>
    <w:rsid w:val="007D671B"/>
    <w:rsid w:val="007D688A"/>
    <w:rsid w:val="007D6B85"/>
    <w:rsid w:val="007D6E82"/>
    <w:rsid w:val="007D71CA"/>
    <w:rsid w:val="007D72C1"/>
    <w:rsid w:val="007D77E0"/>
    <w:rsid w:val="007D799E"/>
    <w:rsid w:val="007D7ABB"/>
    <w:rsid w:val="007D7AFD"/>
    <w:rsid w:val="007E0326"/>
    <w:rsid w:val="007E0475"/>
    <w:rsid w:val="007E0592"/>
    <w:rsid w:val="007E09C6"/>
    <w:rsid w:val="007E1119"/>
    <w:rsid w:val="007E1841"/>
    <w:rsid w:val="007E18BC"/>
    <w:rsid w:val="007E1CBA"/>
    <w:rsid w:val="007E2378"/>
    <w:rsid w:val="007E26D2"/>
    <w:rsid w:val="007E2AA4"/>
    <w:rsid w:val="007E3D07"/>
    <w:rsid w:val="007E3E0C"/>
    <w:rsid w:val="007E42F6"/>
    <w:rsid w:val="007E4E7A"/>
    <w:rsid w:val="007E5431"/>
    <w:rsid w:val="007E58C0"/>
    <w:rsid w:val="007E5DC4"/>
    <w:rsid w:val="007E5E9E"/>
    <w:rsid w:val="007E60A3"/>
    <w:rsid w:val="007E66C4"/>
    <w:rsid w:val="007E67C1"/>
    <w:rsid w:val="007E73B9"/>
    <w:rsid w:val="007E8602"/>
    <w:rsid w:val="007F0A42"/>
    <w:rsid w:val="007F0CC5"/>
    <w:rsid w:val="007F12DF"/>
    <w:rsid w:val="007F1B4C"/>
    <w:rsid w:val="007F1C6E"/>
    <w:rsid w:val="007F3177"/>
    <w:rsid w:val="007F330A"/>
    <w:rsid w:val="007F4858"/>
    <w:rsid w:val="007F490E"/>
    <w:rsid w:val="007F4BBC"/>
    <w:rsid w:val="007F4CED"/>
    <w:rsid w:val="007F525C"/>
    <w:rsid w:val="007F535A"/>
    <w:rsid w:val="007F683A"/>
    <w:rsid w:val="007F693F"/>
    <w:rsid w:val="007F6A2E"/>
    <w:rsid w:val="007F6DA9"/>
    <w:rsid w:val="007F6F58"/>
    <w:rsid w:val="007F76B4"/>
    <w:rsid w:val="007F77CC"/>
    <w:rsid w:val="007F7CEE"/>
    <w:rsid w:val="007F7E04"/>
    <w:rsid w:val="0080047D"/>
    <w:rsid w:val="00800880"/>
    <w:rsid w:val="00800B3F"/>
    <w:rsid w:val="00800F96"/>
    <w:rsid w:val="00801017"/>
    <w:rsid w:val="00801160"/>
    <w:rsid w:val="0080133A"/>
    <w:rsid w:val="008013EA"/>
    <w:rsid w:val="00801A2B"/>
    <w:rsid w:val="00801AA4"/>
    <w:rsid w:val="00801BDC"/>
    <w:rsid w:val="00801BF5"/>
    <w:rsid w:val="0080202E"/>
    <w:rsid w:val="0080253E"/>
    <w:rsid w:val="0080283E"/>
    <w:rsid w:val="00802B63"/>
    <w:rsid w:val="0080300D"/>
    <w:rsid w:val="008031B4"/>
    <w:rsid w:val="008039B8"/>
    <w:rsid w:val="00803B45"/>
    <w:rsid w:val="00803F88"/>
    <w:rsid w:val="00804074"/>
    <w:rsid w:val="008044F8"/>
    <w:rsid w:val="0080486B"/>
    <w:rsid w:val="008050D6"/>
    <w:rsid w:val="00805855"/>
    <w:rsid w:val="008060D9"/>
    <w:rsid w:val="008063DC"/>
    <w:rsid w:val="008064C9"/>
    <w:rsid w:val="0080664F"/>
    <w:rsid w:val="00806EA8"/>
    <w:rsid w:val="0080749E"/>
    <w:rsid w:val="00807769"/>
    <w:rsid w:val="00807DEB"/>
    <w:rsid w:val="0081028F"/>
    <w:rsid w:val="00810677"/>
    <w:rsid w:val="00810B34"/>
    <w:rsid w:val="00811267"/>
    <w:rsid w:val="00811C6F"/>
    <w:rsid w:val="00811D03"/>
    <w:rsid w:val="008122C5"/>
    <w:rsid w:val="00812715"/>
    <w:rsid w:val="00812773"/>
    <w:rsid w:val="00812B6E"/>
    <w:rsid w:val="00813579"/>
    <w:rsid w:val="00813749"/>
    <w:rsid w:val="008137FF"/>
    <w:rsid w:val="00813CF7"/>
    <w:rsid w:val="00813D80"/>
    <w:rsid w:val="0081402E"/>
    <w:rsid w:val="00814144"/>
    <w:rsid w:val="00814236"/>
    <w:rsid w:val="0081468F"/>
    <w:rsid w:val="0081482D"/>
    <w:rsid w:val="00814F0E"/>
    <w:rsid w:val="008150D8"/>
    <w:rsid w:val="0081546C"/>
    <w:rsid w:val="008154FF"/>
    <w:rsid w:val="0081573E"/>
    <w:rsid w:val="0081578C"/>
    <w:rsid w:val="00815A74"/>
    <w:rsid w:val="00815A81"/>
    <w:rsid w:val="00815CE8"/>
    <w:rsid w:val="00815D76"/>
    <w:rsid w:val="0081616B"/>
    <w:rsid w:val="008163CA"/>
    <w:rsid w:val="00816F49"/>
    <w:rsid w:val="008178A3"/>
    <w:rsid w:val="008178EC"/>
    <w:rsid w:val="00817DCC"/>
    <w:rsid w:val="00820317"/>
    <w:rsid w:val="00820561"/>
    <w:rsid w:val="00820FD6"/>
    <w:rsid w:val="00821575"/>
    <w:rsid w:val="008216FB"/>
    <w:rsid w:val="00821F69"/>
    <w:rsid w:val="008228E5"/>
    <w:rsid w:val="00822955"/>
    <w:rsid w:val="00822A40"/>
    <w:rsid w:val="008234BA"/>
    <w:rsid w:val="00823637"/>
    <w:rsid w:val="008239E4"/>
    <w:rsid w:val="00824719"/>
    <w:rsid w:val="00824F71"/>
    <w:rsid w:val="00825703"/>
    <w:rsid w:val="00825D47"/>
    <w:rsid w:val="00826189"/>
    <w:rsid w:val="00826193"/>
    <w:rsid w:val="00826274"/>
    <w:rsid w:val="00826818"/>
    <w:rsid w:val="00826D33"/>
    <w:rsid w:val="00826D42"/>
    <w:rsid w:val="00826DB1"/>
    <w:rsid w:val="008271DD"/>
    <w:rsid w:val="00830495"/>
    <w:rsid w:val="008306E4"/>
    <w:rsid w:val="00830772"/>
    <w:rsid w:val="00830C81"/>
    <w:rsid w:val="00830DA6"/>
    <w:rsid w:val="00831540"/>
    <w:rsid w:val="00831A2C"/>
    <w:rsid w:val="00831E11"/>
    <w:rsid w:val="00831EFD"/>
    <w:rsid w:val="00832AF8"/>
    <w:rsid w:val="00832CE5"/>
    <w:rsid w:val="008332AA"/>
    <w:rsid w:val="00833675"/>
    <w:rsid w:val="008336B3"/>
    <w:rsid w:val="00833A25"/>
    <w:rsid w:val="0083475E"/>
    <w:rsid w:val="00834B63"/>
    <w:rsid w:val="00835421"/>
    <w:rsid w:val="0083595D"/>
    <w:rsid w:val="00835A7E"/>
    <w:rsid w:val="00835F74"/>
    <w:rsid w:val="0083606B"/>
    <w:rsid w:val="00836B9F"/>
    <w:rsid w:val="00837327"/>
    <w:rsid w:val="008378B0"/>
    <w:rsid w:val="00837BBD"/>
    <w:rsid w:val="00837BF2"/>
    <w:rsid w:val="00837FEB"/>
    <w:rsid w:val="00840A93"/>
    <w:rsid w:val="00841450"/>
    <w:rsid w:val="0084152A"/>
    <w:rsid w:val="008419C3"/>
    <w:rsid w:val="008420D8"/>
    <w:rsid w:val="0084292F"/>
    <w:rsid w:val="00842C9B"/>
    <w:rsid w:val="00842E1C"/>
    <w:rsid w:val="008431A6"/>
    <w:rsid w:val="008433C6"/>
    <w:rsid w:val="00843998"/>
    <w:rsid w:val="00843AA3"/>
    <w:rsid w:val="00844088"/>
    <w:rsid w:val="0084408B"/>
    <w:rsid w:val="00844360"/>
    <w:rsid w:val="00844D57"/>
    <w:rsid w:val="008452C9"/>
    <w:rsid w:val="008453A5"/>
    <w:rsid w:val="0084569A"/>
    <w:rsid w:val="00845BB7"/>
    <w:rsid w:val="00845CD0"/>
    <w:rsid w:val="00845DC2"/>
    <w:rsid w:val="008466B6"/>
    <w:rsid w:val="00846969"/>
    <w:rsid w:val="00846B2A"/>
    <w:rsid w:val="00846BCD"/>
    <w:rsid w:val="008473E6"/>
    <w:rsid w:val="00847BEB"/>
    <w:rsid w:val="00850207"/>
    <w:rsid w:val="008504E3"/>
    <w:rsid w:val="0085052B"/>
    <w:rsid w:val="00850719"/>
    <w:rsid w:val="0085103D"/>
    <w:rsid w:val="008517A0"/>
    <w:rsid w:val="00851922"/>
    <w:rsid w:val="00851923"/>
    <w:rsid w:val="00851E55"/>
    <w:rsid w:val="00852C2F"/>
    <w:rsid w:val="00852F9A"/>
    <w:rsid w:val="008530BE"/>
    <w:rsid w:val="008536D2"/>
    <w:rsid w:val="008537EB"/>
    <w:rsid w:val="0085395F"/>
    <w:rsid w:val="00853B00"/>
    <w:rsid w:val="00853B2B"/>
    <w:rsid w:val="00853F07"/>
    <w:rsid w:val="0085419F"/>
    <w:rsid w:val="00854BED"/>
    <w:rsid w:val="00854EBE"/>
    <w:rsid w:val="00854FF2"/>
    <w:rsid w:val="0085536E"/>
    <w:rsid w:val="00855873"/>
    <w:rsid w:val="0085596F"/>
    <w:rsid w:val="00855E4E"/>
    <w:rsid w:val="008561C2"/>
    <w:rsid w:val="008568E8"/>
    <w:rsid w:val="00856933"/>
    <w:rsid w:val="00856953"/>
    <w:rsid w:val="00856B9B"/>
    <w:rsid w:val="00856D80"/>
    <w:rsid w:val="00856FC2"/>
    <w:rsid w:val="008573B0"/>
    <w:rsid w:val="00857785"/>
    <w:rsid w:val="008577F5"/>
    <w:rsid w:val="00857899"/>
    <w:rsid w:val="008579F7"/>
    <w:rsid w:val="00857A60"/>
    <w:rsid w:val="00857AAF"/>
    <w:rsid w:val="00857AC5"/>
    <w:rsid w:val="00857D08"/>
    <w:rsid w:val="00860241"/>
    <w:rsid w:val="008611D9"/>
    <w:rsid w:val="008613C7"/>
    <w:rsid w:val="008616F4"/>
    <w:rsid w:val="008619BC"/>
    <w:rsid w:val="008619EF"/>
    <w:rsid w:val="00861D2A"/>
    <w:rsid w:val="00861E0D"/>
    <w:rsid w:val="00862393"/>
    <w:rsid w:val="00862447"/>
    <w:rsid w:val="008625D4"/>
    <w:rsid w:val="00862697"/>
    <w:rsid w:val="00862899"/>
    <w:rsid w:val="0086347D"/>
    <w:rsid w:val="00863666"/>
    <w:rsid w:val="00863733"/>
    <w:rsid w:val="00864211"/>
    <w:rsid w:val="008650DB"/>
    <w:rsid w:val="00865260"/>
    <w:rsid w:val="00865285"/>
    <w:rsid w:val="008656FC"/>
    <w:rsid w:val="00865A16"/>
    <w:rsid w:val="00865C97"/>
    <w:rsid w:val="008663BA"/>
    <w:rsid w:val="008666AC"/>
    <w:rsid w:val="008668ED"/>
    <w:rsid w:val="008669FF"/>
    <w:rsid w:val="00866AB2"/>
    <w:rsid w:val="00866EBD"/>
    <w:rsid w:val="0086786E"/>
    <w:rsid w:val="00867FDB"/>
    <w:rsid w:val="008707DD"/>
    <w:rsid w:val="00870DD9"/>
    <w:rsid w:val="0087175E"/>
    <w:rsid w:val="008719CE"/>
    <w:rsid w:val="00871C0A"/>
    <w:rsid w:val="00871FE9"/>
    <w:rsid w:val="00872693"/>
    <w:rsid w:val="008728EB"/>
    <w:rsid w:val="00872FA5"/>
    <w:rsid w:val="00872FA6"/>
    <w:rsid w:val="008734CB"/>
    <w:rsid w:val="0087360C"/>
    <w:rsid w:val="008737BC"/>
    <w:rsid w:val="00873EC7"/>
    <w:rsid w:val="00873EE2"/>
    <w:rsid w:val="00874032"/>
    <w:rsid w:val="008744A0"/>
    <w:rsid w:val="008744A5"/>
    <w:rsid w:val="00875079"/>
    <w:rsid w:val="00875103"/>
    <w:rsid w:val="00875841"/>
    <w:rsid w:val="008759AE"/>
    <w:rsid w:val="00875BAA"/>
    <w:rsid w:val="00875DB9"/>
    <w:rsid w:val="00876DA4"/>
    <w:rsid w:val="00876E41"/>
    <w:rsid w:val="00876FEC"/>
    <w:rsid w:val="00877020"/>
    <w:rsid w:val="0087723C"/>
    <w:rsid w:val="008773B9"/>
    <w:rsid w:val="0087755D"/>
    <w:rsid w:val="00880648"/>
    <w:rsid w:val="00880B94"/>
    <w:rsid w:val="00880ED1"/>
    <w:rsid w:val="00881073"/>
    <w:rsid w:val="008812B0"/>
    <w:rsid w:val="008814C0"/>
    <w:rsid w:val="00881660"/>
    <w:rsid w:val="00881A26"/>
    <w:rsid w:val="00881D7C"/>
    <w:rsid w:val="00881DC5"/>
    <w:rsid w:val="00881E27"/>
    <w:rsid w:val="00881EDE"/>
    <w:rsid w:val="00881EEB"/>
    <w:rsid w:val="00882079"/>
    <w:rsid w:val="008820D5"/>
    <w:rsid w:val="008825BB"/>
    <w:rsid w:val="00882979"/>
    <w:rsid w:val="00882FD2"/>
    <w:rsid w:val="00883209"/>
    <w:rsid w:val="00883B32"/>
    <w:rsid w:val="00883DA1"/>
    <w:rsid w:val="00883E02"/>
    <w:rsid w:val="0088457D"/>
    <w:rsid w:val="00884794"/>
    <w:rsid w:val="008848A9"/>
    <w:rsid w:val="008849AF"/>
    <w:rsid w:val="00884C03"/>
    <w:rsid w:val="00884C5B"/>
    <w:rsid w:val="00884C85"/>
    <w:rsid w:val="008854BA"/>
    <w:rsid w:val="00885886"/>
    <w:rsid w:val="00885D6D"/>
    <w:rsid w:val="00885EE5"/>
    <w:rsid w:val="0088630F"/>
    <w:rsid w:val="0088637C"/>
    <w:rsid w:val="008867C2"/>
    <w:rsid w:val="00886D35"/>
    <w:rsid w:val="008875F4"/>
    <w:rsid w:val="00887C95"/>
    <w:rsid w:val="008902FB"/>
    <w:rsid w:val="008906A7"/>
    <w:rsid w:val="00890988"/>
    <w:rsid w:val="00891C37"/>
    <w:rsid w:val="00891FB4"/>
    <w:rsid w:val="00892730"/>
    <w:rsid w:val="00892B16"/>
    <w:rsid w:val="00893081"/>
    <w:rsid w:val="0089313F"/>
    <w:rsid w:val="008932C6"/>
    <w:rsid w:val="00893688"/>
    <w:rsid w:val="0089376F"/>
    <w:rsid w:val="00893F58"/>
    <w:rsid w:val="008941FC"/>
    <w:rsid w:val="0089428E"/>
    <w:rsid w:val="008942E2"/>
    <w:rsid w:val="0089433C"/>
    <w:rsid w:val="00894463"/>
    <w:rsid w:val="00894748"/>
    <w:rsid w:val="00894880"/>
    <w:rsid w:val="00894C0A"/>
    <w:rsid w:val="00894E12"/>
    <w:rsid w:val="008955F2"/>
    <w:rsid w:val="00895A37"/>
    <w:rsid w:val="00895DF6"/>
    <w:rsid w:val="00895E5A"/>
    <w:rsid w:val="00895F59"/>
    <w:rsid w:val="00895F6E"/>
    <w:rsid w:val="00895FF9"/>
    <w:rsid w:val="008960AB"/>
    <w:rsid w:val="008960C0"/>
    <w:rsid w:val="00896AC9"/>
    <w:rsid w:val="00896E38"/>
    <w:rsid w:val="00897311"/>
    <w:rsid w:val="00897611"/>
    <w:rsid w:val="0089782E"/>
    <w:rsid w:val="0089796B"/>
    <w:rsid w:val="00897CEF"/>
    <w:rsid w:val="008A0261"/>
    <w:rsid w:val="008A0376"/>
    <w:rsid w:val="008A0E61"/>
    <w:rsid w:val="008A12A6"/>
    <w:rsid w:val="008A1355"/>
    <w:rsid w:val="008A1443"/>
    <w:rsid w:val="008A168F"/>
    <w:rsid w:val="008A1BFF"/>
    <w:rsid w:val="008A218C"/>
    <w:rsid w:val="008A21A6"/>
    <w:rsid w:val="008A2620"/>
    <w:rsid w:val="008A2D61"/>
    <w:rsid w:val="008A2DE0"/>
    <w:rsid w:val="008A2ECB"/>
    <w:rsid w:val="008A33FD"/>
    <w:rsid w:val="008A3814"/>
    <w:rsid w:val="008A390A"/>
    <w:rsid w:val="008A3ADF"/>
    <w:rsid w:val="008A3CAF"/>
    <w:rsid w:val="008A3EFB"/>
    <w:rsid w:val="008A45B6"/>
    <w:rsid w:val="008A47B0"/>
    <w:rsid w:val="008A47C9"/>
    <w:rsid w:val="008A49BC"/>
    <w:rsid w:val="008A4A95"/>
    <w:rsid w:val="008A4CC7"/>
    <w:rsid w:val="008A575F"/>
    <w:rsid w:val="008A5AE1"/>
    <w:rsid w:val="008A5B84"/>
    <w:rsid w:val="008A5D59"/>
    <w:rsid w:val="008A656E"/>
    <w:rsid w:val="008A69A5"/>
    <w:rsid w:val="008A6A00"/>
    <w:rsid w:val="008A6ADD"/>
    <w:rsid w:val="008A6E4F"/>
    <w:rsid w:val="008A7447"/>
    <w:rsid w:val="008A78F5"/>
    <w:rsid w:val="008A7914"/>
    <w:rsid w:val="008A7AA5"/>
    <w:rsid w:val="008A7E4A"/>
    <w:rsid w:val="008A7F51"/>
    <w:rsid w:val="008B0156"/>
    <w:rsid w:val="008B03A8"/>
    <w:rsid w:val="008B06B3"/>
    <w:rsid w:val="008B071A"/>
    <w:rsid w:val="008B08AB"/>
    <w:rsid w:val="008B0C51"/>
    <w:rsid w:val="008B0FF4"/>
    <w:rsid w:val="008B146E"/>
    <w:rsid w:val="008B1D50"/>
    <w:rsid w:val="008B1E70"/>
    <w:rsid w:val="008B2BB3"/>
    <w:rsid w:val="008B2E90"/>
    <w:rsid w:val="008B3228"/>
    <w:rsid w:val="008B3296"/>
    <w:rsid w:val="008B3322"/>
    <w:rsid w:val="008B34A7"/>
    <w:rsid w:val="008B34A9"/>
    <w:rsid w:val="008B3B25"/>
    <w:rsid w:val="008B3BF7"/>
    <w:rsid w:val="008B43A3"/>
    <w:rsid w:val="008B4E59"/>
    <w:rsid w:val="008B50D7"/>
    <w:rsid w:val="008B5A78"/>
    <w:rsid w:val="008B5C02"/>
    <w:rsid w:val="008B64E6"/>
    <w:rsid w:val="008B65EA"/>
    <w:rsid w:val="008B66E4"/>
    <w:rsid w:val="008B67CB"/>
    <w:rsid w:val="008B69A9"/>
    <w:rsid w:val="008B6CF2"/>
    <w:rsid w:val="008B7090"/>
    <w:rsid w:val="008B7E1B"/>
    <w:rsid w:val="008B7E4E"/>
    <w:rsid w:val="008C001E"/>
    <w:rsid w:val="008C02EF"/>
    <w:rsid w:val="008C0302"/>
    <w:rsid w:val="008C03DB"/>
    <w:rsid w:val="008C0483"/>
    <w:rsid w:val="008C091F"/>
    <w:rsid w:val="008C11EC"/>
    <w:rsid w:val="008C1213"/>
    <w:rsid w:val="008C13EA"/>
    <w:rsid w:val="008C1C46"/>
    <w:rsid w:val="008C1F5C"/>
    <w:rsid w:val="008C21EB"/>
    <w:rsid w:val="008C2472"/>
    <w:rsid w:val="008C2516"/>
    <w:rsid w:val="008C264A"/>
    <w:rsid w:val="008C298D"/>
    <w:rsid w:val="008C298F"/>
    <w:rsid w:val="008C2D1C"/>
    <w:rsid w:val="008C2DA3"/>
    <w:rsid w:val="008C33E6"/>
    <w:rsid w:val="008C355B"/>
    <w:rsid w:val="008C3563"/>
    <w:rsid w:val="008C3840"/>
    <w:rsid w:val="008C3AA6"/>
    <w:rsid w:val="008C423D"/>
    <w:rsid w:val="008C4C3A"/>
    <w:rsid w:val="008C5063"/>
    <w:rsid w:val="008C5319"/>
    <w:rsid w:val="008C56EB"/>
    <w:rsid w:val="008C59C7"/>
    <w:rsid w:val="008C5CE9"/>
    <w:rsid w:val="008C61B4"/>
    <w:rsid w:val="008C647B"/>
    <w:rsid w:val="008C6C72"/>
    <w:rsid w:val="008C7004"/>
    <w:rsid w:val="008C7AE2"/>
    <w:rsid w:val="008C7D0F"/>
    <w:rsid w:val="008C7D56"/>
    <w:rsid w:val="008C7F39"/>
    <w:rsid w:val="008C7F86"/>
    <w:rsid w:val="008D01E1"/>
    <w:rsid w:val="008D0823"/>
    <w:rsid w:val="008D0DD5"/>
    <w:rsid w:val="008D173F"/>
    <w:rsid w:val="008D17E0"/>
    <w:rsid w:val="008D1914"/>
    <w:rsid w:val="008D1A08"/>
    <w:rsid w:val="008D1AEF"/>
    <w:rsid w:val="008D1AF4"/>
    <w:rsid w:val="008D1CC1"/>
    <w:rsid w:val="008D1ECE"/>
    <w:rsid w:val="008D20C7"/>
    <w:rsid w:val="008D20FD"/>
    <w:rsid w:val="008D23D6"/>
    <w:rsid w:val="008D2BE0"/>
    <w:rsid w:val="008D31E2"/>
    <w:rsid w:val="008D3CBB"/>
    <w:rsid w:val="008D3D65"/>
    <w:rsid w:val="008D3E80"/>
    <w:rsid w:val="008D4797"/>
    <w:rsid w:val="008D4C10"/>
    <w:rsid w:val="008D52B6"/>
    <w:rsid w:val="008D5978"/>
    <w:rsid w:val="008D5AAE"/>
    <w:rsid w:val="008D6B58"/>
    <w:rsid w:val="008D7111"/>
    <w:rsid w:val="008D7240"/>
    <w:rsid w:val="008D72A3"/>
    <w:rsid w:val="008D75C2"/>
    <w:rsid w:val="008D770A"/>
    <w:rsid w:val="008D7EC4"/>
    <w:rsid w:val="008D7F46"/>
    <w:rsid w:val="008E07B7"/>
    <w:rsid w:val="008E0875"/>
    <w:rsid w:val="008E0C44"/>
    <w:rsid w:val="008E0E70"/>
    <w:rsid w:val="008E10FE"/>
    <w:rsid w:val="008E1B0C"/>
    <w:rsid w:val="008E27ED"/>
    <w:rsid w:val="008E2A49"/>
    <w:rsid w:val="008E2A78"/>
    <w:rsid w:val="008E2B0A"/>
    <w:rsid w:val="008E2EB4"/>
    <w:rsid w:val="008E3608"/>
    <w:rsid w:val="008E3B4F"/>
    <w:rsid w:val="008E3E48"/>
    <w:rsid w:val="008E3FB2"/>
    <w:rsid w:val="008E487C"/>
    <w:rsid w:val="008E4A4D"/>
    <w:rsid w:val="008E4D4D"/>
    <w:rsid w:val="008E568C"/>
    <w:rsid w:val="008E5744"/>
    <w:rsid w:val="008E5F2F"/>
    <w:rsid w:val="008E5F7D"/>
    <w:rsid w:val="008E6016"/>
    <w:rsid w:val="008E63D6"/>
    <w:rsid w:val="008E6625"/>
    <w:rsid w:val="008E66BA"/>
    <w:rsid w:val="008E6774"/>
    <w:rsid w:val="008E6777"/>
    <w:rsid w:val="008E6A57"/>
    <w:rsid w:val="008E6B77"/>
    <w:rsid w:val="008E6FE5"/>
    <w:rsid w:val="008E75E3"/>
    <w:rsid w:val="008E76EA"/>
    <w:rsid w:val="008E77AA"/>
    <w:rsid w:val="008E7866"/>
    <w:rsid w:val="008E799A"/>
    <w:rsid w:val="008E7E88"/>
    <w:rsid w:val="008F0156"/>
    <w:rsid w:val="008F052A"/>
    <w:rsid w:val="008F0EEA"/>
    <w:rsid w:val="008F1111"/>
    <w:rsid w:val="008F1476"/>
    <w:rsid w:val="008F161E"/>
    <w:rsid w:val="008F1647"/>
    <w:rsid w:val="008F1722"/>
    <w:rsid w:val="008F175A"/>
    <w:rsid w:val="008F19C7"/>
    <w:rsid w:val="008F1AEC"/>
    <w:rsid w:val="008F22EC"/>
    <w:rsid w:val="008F25EC"/>
    <w:rsid w:val="008F2782"/>
    <w:rsid w:val="008F28AE"/>
    <w:rsid w:val="008F2F0D"/>
    <w:rsid w:val="008F3017"/>
    <w:rsid w:val="008F33C7"/>
    <w:rsid w:val="008F38E6"/>
    <w:rsid w:val="008F3AE7"/>
    <w:rsid w:val="008F4C44"/>
    <w:rsid w:val="008F504B"/>
    <w:rsid w:val="008F512A"/>
    <w:rsid w:val="008F52A5"/>
    <w:rsid w:val="008F5389"/>
    <w:rsid w:val="008F69EA"/>
    <w:rsid w:val="008F74BD"/>
    <w:rsid w:val="008F7842"/>
    <w:rsid w:val="008F7D43"/>
    <w:rsid w:val="008F7DEF"/>
    <w:rsid w:val="008F7F7E"/>
    <w:rsid w:val="008F7FE8"/>
    <w:rsid w:val="0090042D"/>
    <w:rsid w:val="009006FA"/>
    <w:rsid w:val="00900984"/>
    <w:rsid w:val="00900DED"/>
    <w:rsid w:val="00901118"/>
    <w:rsid w:val="009011B1"/>
    <w:rsid w:val="009011CF"/>
    <w:rsid w:val="00901E3B"/>
    <w:rsid w:val="00901FC6"/>
    <w:rsid w:val="009022D8"/>
    <w:rsid w:val="00902435"/>
    <w:rsid w:val="00902573"/>
    <w:rsid w:val="0090285D"/>
    <w:rsid w:val="00902B77"/>
    <w:rsid w:val="00902B94"/>
    <w:rsid w:val="009035E3"/>
    <w:rsid w:val="00903823"/>
    <w:rsid w:val="00903F55"/>
    <w:rsid w:val="00904233"/>
    <w:rsid w:val="009048C5"/>
    <w:rsid w:val="00904CEF"/>
    <w:rsid w:val="009059FD"/>
    <w:rsid w:val="00906023"/>
    <w:rsid w:val="0090602E"/>
    <w:rsid w:val="009066FE"/>
    <w:rsid w:val="00906986"/>
    <w:rsid w:val="00906F1B"/>
    <w:rsid w:val="00906FD4"/>
    <w:rsid w:val="00907291"/>
    <w:rsid w:val="00907DD9"/>
    <w:rsid w:val="0091038B"/>
    <w:rsid w:val="009108E6"/>
    <w:rsid w:val="00910BE2"/>
    <w:rsid w:val="00910F1E"/>
    <w:rsid w:val="00910F8B"/>
    <w:rsid w:val="0091160D"/>
    <w:rsid w:val="00911998"/>
    <w:rsid w:val="00911CEA"/>
    <w:rsid w:val="00911D9D"/>
    <w:rsid w:val="00912502"/>
    <w:rsid w:val="00912690"/>
    <w:rsid w:val="0091322F"/>
    <w:rsid w:val="00913375"/>
    <w:rsid w:val="00913549"/>
    <w:rsid w:val="00913B77"/>
    <w:rsid w:val="00913CA8"/>
    <w:rsid w:val="00913F1C"/>
    <w:rsid w:val="00914535"/>
    <w:rsid w:val="00914B9D"/>
    <w:rsid w:val="0091521A"/>
    <w:rsid w:val="0091543D"/>
    <w:rsid w:val="00915600"/>
    <w:rsid w:val="009157AB"/>
    <w:rsid w:val="0091637F"/>
    <w:rsid w:val="009163B8"/>
    <w:rsid w:val="009169EC"/>
    <w:rsid w:val="00916AE2"/>
    <w:rsid w:val="00916E0E"/>
    <w:rsid w:val="00917177"/>
    <w:rsid w:val="009178AD"/>
    <w:rsid w:val="00917CB0"/>
    <w:rsid w:val="009203FA"/>
    <w:rsid w:val="00921044"/>
    <w:rsid w:val="0092191C"/>
    <w:rsid w:val="00921F7E"/>
    <w:rsid w:val="00922435"/>
    <w:rsid w:val="009229D5"/>
    <w:rsid w:val="00922B87"/>
    <w:rsid w:val="009232A6"/>
    <w:rsid w:val="00923638"/>
    <w:rsid w:val="009239DC"/>
    <w:rsid w:val="00924A06"/>
    <w:rsid w:val="00924BC2"/>
    <w:rsid w:val="009255D6"/>
    <w:rsid w:val="00925B91"/>
    <w:rsid w:val="00925BDD"/>
    <w:rsid w:val="00925C2A"/>
    <w:rsid w:val="009266B1"/>
    <w:rsid w:val="0092685A"/>
    <w:rsid w:val="00927093"/>
    <w:rsid w:val="009270BA"/>
    <w:rsid w:val="00927265"/>
    <w:rsid w:val="00927689"/>
    <w:rsid w:val="00927C70"/>
    <w:rsid w:val="00927E97"/>
    <w:rsid w:val="00927FB3"/>
    <w:rsid w:val="009303C2"/>
    <w:rsid w:val="00930B48"/>
    <w:rsid w:val="00930BBF"/>
    <w:rsid w:val="00930D05"/>
    <w:rsid w:val="00930D6B"/>
    <w:rsid w:val="00930EA2"/>
    <w:rsid w:val="00931412"/>
    <w:rsid w:val="0093274A"/>
    <w:rsid w:val="00932BC2"/>
    <w:rsid w:val="00932E52"/>
    <w:rsid w:val="00933052"/>
    <w:rsid w:val="00933A94"/>
    <w:rsid w:val="00934491"/>
    <w:rsid w:val="009348CC"/>
    <w:rsid w:val="00934A88"/>
    <w:rsid w:val="00934DEC"/>
    <w:rsid w:val="00935004"/>
    <w:rsid w:val="009352ED"/>
    <w:rsid w:val="00935855"/>
    <w:rsid w:val="009358DD"/>
    <w:rsid w:val="00935FDD"/>
    <w:rsid w:val="00936406"/>
    <w:rsid w:val="009365EC"/>
    <w:rsid w:val="009366A0"/>
    <w:rsid w:val="009369CC"/>
    <w:rsid w:val="00936B61"/>
    <w:rsid w:val="00936E0E"/>
    <w:rsid w:val="009371D6"/>
    <w:rsid w:val="00940270"/>
    <w:rsid w:val="0094057C"/>
    <w:rsid w:val="00940865"/>
    <w:rsid w:val="00940F81"/>
    <w:rsid w:val="00941152"/>
    <w:rsid w:val="0094147C"/>
    <w:rsid w:val="009416B1"/>
    <w:rsid w:val="0094198E"/>
    <w:rsid w:val="00942348"/>
    <w:rsid w:val="00942994"/>
    <w:rsid w:val="00943032"/>
    <w:rsid w:val="009432F0"/>
    <w:rsid w:val="00943369"/>
    <w:rsid w:val="00943CC2"/>
    <w:rsid w:val="00944340"/>
    <w:rsid w:val="00944E00"/>
    <w:rsid w:val="009450F4"/>
    <w:rsid w:val="00945180"/>
    <w:rsid w:val="009453E6"/>
    <w:rsid w:val="009457AE"/>
    <w:rsid w:val="009458DB"/>
    <w:rsid w:val="00946710"/>
    <w:rsid w:val="00946E54"/>
    <w:rsid w:val="00946F34"/>
    <w:rsid w:val="00947482"/>
    <w:rsid w:val="009476DA"/>
    <w:rsid w:val="00950498"/>
    <w:rsid w:val="0095049D"/>
    <w:rsid w:val="009508D5"/>
    <w:rsid w:val="00950C62"/>
    <w:rsid w:val="00950D32"/>
    <w:rsid w:val="00950D56"/>
    <w:rsid w:val="00950D7B"/>
    <w:rsid w:val="00950FB0"/>
    <w:rsid w:val="00951278"/>
    <w:rsid w:val="00951285"/>
    <w:rsid w:val="00951BFA"/>
    <w:rsid w:val="00952197"/>
    <w:rsid w:val="009523D3"/>
    <w:rsid w:val="00952A38"/>
    <w:rsid w:val="00952CE3"/>
    <w:rsid w:val="00952EDC"/>
    <w:rsid w:val="009539FC"/>
    <w:rsid w:val="00953DCE"/>
    <w:rsid w:val="0095482F"/>
    <w:rsid w:val="009548F4"/>
    <w:rsid w:val="00954D19"/>
    <w:rsid w:val="00955079"/>
    <w:rsid w:val="0095590F"/>
    <w:rsid w:val="0095662D"/>
    <w:rsid w:val="0095663E"/>
    <w:rsid w:val="0095687E"/>
    <w:rsid w:val="00956BF8"/>
    <w:rsid w:val="00956E8E"/>
    <w:rsid w:val="0095782F"/>
    <w:rsid w:val="00957B15"/>
    <w:rsid w:val="00957CD1"/>
    <w:rsid w:val="00960564"/>
    <w:rsid w:val="009607CB"/>
    <w:rsid w:val="00961306"/>
    <w:rsid w:val="00961544"/>
    <w:rsid w:val="00961857"/>
    <w:rsid w:val="009621D2"/>
    <w:rsid w:val="0096253F"/>
    <w:rsid w:val="00962749"/>
    <w:rsid w:val="0096284C"/>
    <w:rsid w:val="0096381D"/>
    <w:rsid w:val="00963C6B"/>
    <w:rsid w:val="00964A9E"/>
    <w:rsid w:val="00964FA5"/>
    <w:rsid w:val="0096577B"/>
    <w:rsid w:val="009658E4"/>
    <w:rsid w:val="00965AFD"/>
    <w:rsid w:val="00965B6C"/>
    <w:rsid w:val="00966395"/>
    <w:rsid w:val="00966D41"/>
    <w:rsid w:val="00966EB9"/>
    <w:rsid w:val="00967481"/>
    <w:rsid w:val="0096767A"/>
    <w:rsid w:val="00967685"/>
    <w:rsid w:val="00967689"/>
    <w:rsid w:val="009678BD"/>
    <w:rsid w:val="00967E26"/>
    <w:rsid w:val="00967FC9"/>
    <w:rsid w:val="009705F8"/>
    <w:rsid w:val="009709FC"/>
    <w:rsid w:val="00970C63"/>
    <w:rsid w:val="00970D3E"/>
    <w:rsid w:val="00970DCD"/>
    <w:rsid w:val="00970EC8"/>
    <w:rsid w:val="00970FF8"/>
    <w:rsid w:val="0097146C"/>
    <w:rsid w:val="00971675"/>
    <w:rsid w:val="00971865"/>
    <w:rsid w:val="00971B90"/>
    <w:rsid w:val="00971BC0"/>
    <w:rsid w:val="00971DE0"/>
    <w:rsid w:val="00972B45"/>
    <w:rsid w:val="00972D17"/>
    <w:rsid w:val="0097341C"/>
    <w:rsid w:val="00973471"/>
    <w:rsid w:val="0097356F"/>
    <w:rsid w:val="00973DDE"/>
    <w:rsid w:val="00974393"/>
    <w:rsid w:val="00975514"/>
    <w:rsid w:val="00975B0C"/>
    <w:rsid w:val="00975E58"/>
    <w:rsid w:val="0097679D"/>
    <w:rsid w:val="00976950"/>
    <w:rsid w:val="009769D7"/>
    <w:rsid w:val="00976DD8"/>
    <w:rsid w:val="00977029"/>
    <w:rsid w:val="00977720"/>
    <w:rsid w:val="00977CEC"/>
    <w:rsid w:val="00977D72"/>
    <w:rsid w:val="00977DDD"/>
    <w:rsid w:val="009802AD"/>
    <w:rsid w:val="009809B6"/>
    <w:rsid w:val="00980AAB"/>
    <w:rsid w:val="00981154"/>
    <w:rsid w:val="00981BAE"/>
    <w:rsid w:val="0098253B"/>
    <w:rsid w:val="009830DC"/>
    <w:rsid w:val="009835A6"/>
    <w:rsid w:val="009835F5"/>
    <w:rsid w:val="00983722"/>
    <w:rsid w:val="00983975"/>
    <w:rsid w:val="00983DFB"/>
    <w:rsid w:val="00985208"/>
    <w:rsid w:val="00985899"/>
    <w:rsid w:val="00985BEF"/>
    <w:rsid w:val="00985DCE"/>
    <w:rsid w:val="00986033"/>
    <w:rsid w:val="009862FF"/>
    <w:rsid w:val="00986813"/>
    <w:rsid w:val="00986829"/>
    <w:rsid w:val="0098717A"/>
    <w:rsid w:val="009874BB"/>
    <w:rsid w:val="0098792B"/>
    <w:rsid w:val="00987A52"/>
    <w:rsid w:val="00987CBA"/>
    <w:rsid w:val="00990261"/>
    <w:rsid w:val="00990CF7"/>
    <w:rsid w:val="00990CFE"/>
    <w:rsid w:val="00990DED"/>
    <w:rsid w:val="00990F92"/>
    <w:rsid w:val="009915BF"/>
    <w:rsid w:val="009916D0"/>
    <w:rsid w:val="009916DB"/>
    <w:rsid w:val="00991CFA"/>
    <w:rsid w:val="00991D32"/>
    <w:rsid w:val="00991FDD"/>
    <w:rsid w:val="009923E1"/>
    <w:rsid w:val="009924E2"/>
    <w:rsid w:val="00992863"/>
    <w:rsid w:val="0099296F"/>
    <w:rsid w:val="00992ACD"/>
    <w:rsid w:val="00992F18"/>
    <w:rsid w:val="00993017"/>
    <w:rsid w:val="00993050"/>
    <w:rsid w:val="009930BE"/>
    <w:rsid w:val="00993408"/>
    <w:rsid w:val="00993C24"/>
    <w:rsid w:val="00993C98"/>
    <w:rsid w:val="009942D2"/>
    <w:rsid w:val="0099574A"/>
    <w:rsid w:val="00995A2F"/>
    <w:rsid w:val="00995BFE"/>
    <w:rsid w:val="009961F8"/>
    <w:rsid w:val="00996A7D"/>
    <w:rsid w:val="00996AFA"/>
    <w:rsid w:val="0099726E"/>
    <w:rsid w:val="00997398"/>
    <w:rsid w:val="0099772C"/>
    <w:rsid w:val="009A059E"/>
    <w:rsid w:val="009A0BCA"/>
    <w:rsid w:val="009A11CD"/>
    <w:rsid w:val="009A1788"/>
    <w:rsid w:val="009A23DA"/>
    <w:rsid w:val="009A24D0"/>
    <w:rsid w:val="009A333F"/>
    <w:rsid w:val="009A3717"/>
    <w:rsid w:val="009A3797"/>
    <w:rsid w:val="009A3C4D"/>
    <w:rsid w:val="009A3D4F"/>
    <w:rsid w:val="009A3FDF"/>
    <w:rsid w:val="009A481B"/>
    <w:rsid w:val="009A4CA9"/>
    <w:rsid w:val="009A4F0D"/>
    <w:rsid w:val="009A5532"/>
    <w:rsid w:val="009A5F52"/>
    <w:rsid w:val="009A60BA"/>
    <w:rsid w:val="009A6138"/>
    <w:rsid w:val="009A63F8"/>
    <w:rsid w:val="009A6A1C"/>
    <w:rsid w:val="009A6A66"/>
    <w:rsid w:val="009A6C76"/>
    <w:rsid w:val="009A6CDF"/>
    <w:rsid w:val="009A6EDB"/>
    <w:rsid w:val="009A72EB"/>
    <w:rsid w:val="009A7358"/>
    <w:rsid w:val="009A7396"/>
    <w:rsid w:val="009A7822"/>
    <w:rsid w:val="009A7C06"/>
    <w:rsid w:val="009A7C3E"/>
    <w:rsid w:val="009A7D0B"/>
    <w:rsid w:val="009A7DB0"/>
    <w:rsid w:val="009A7DDD"/>
    <w:rsid w:val="009B0182"/>
    <w:rsid w:val="009B022B"/>
    <w:rsid w:val="009B0304"/>
    <w:rsid w:val="009B03A4"/>
    <w:rsid w:val="009B0444"/>
    <w:rsid w:val="009B068A"/>
    <w:rsid w:val="009B0ABD"/>
    <w:rsid w:val="009B0BBC"/>
    <w:rsid w:val="009B0E31"/>
    <w:rsid w:val="009B1039"/>
    <w:rsid w:val="009B11A1"/>
    <w:rsid w:val="009B13A4"/>
    <w:rsid w:val="009B1CE5"/>
    <w:rsid w:val="009B2057"/>
    <w:rsid w:val="009B2520"/>
    <w:rsid w:val="009B293D"/>
    <w:rsid w:val="009B3032"/>
    <w:rsid w:val="009B34E5"/>
    <w:rsid w:val="009B3624"/>
    <w:rsid w:val="009B458B"/>
    <w:rsid w:val="009B45EE"/>
    <w:rsid w:val="009B47E4"/>
    <w:rsid w:val="009B4BCD"/>
    <w:rsid w:val="009B51AB"/>
    <w:rsid w:val="009B53AE"/>
    <w:rsid w:val="009B5421"/>
    <w:rsid w:val="009B55F5"/>
    <w:rsid w:val="009B59F7"/>
    <w:rsid w:val="009B6670"/>
    <w:rsid w:val="009B7035"/>
    <w:rsid w:val="009B7621"/>
    <w:rsid w:val="009B770F"/>
    <w:rsid w:val="009B7A52"/>
    <w:rsid w:val="009C0B13"/>
    <w:rsid w:val="009C0B7A"/>
    <w:rsid w:val="009C11B9"/>
    <w:rsid w:val="009C1C76"/>
    <w:rsid w:val="009C2128"/>
    <w:rsid w:val="009C2142"/>
    <w:rsid w:val="009C2157"/>
    <w:rsid w:val="009C2180"/>
    <w:rsid w:val="009C21C2"/>
    <w:rsid w:val="009C24BC"/>
    <w:rsid w:val="009C2FAF"/>
    <w:rsid w:val="009C3124"/>
    <w:rsid w:val="009C331B"/>
    <w:rsid w:val="009C359A"/>
    <w:rsid w:val="009C378C"/>
    <w:rsid w:val="009C3D29"/>
    <w:rsid w:val="009C3F63"/>
    <w:rsid w:val="009C4429"/>
    <w:rsid w:val="009C4A8E"/>
    <w:rsid w:val="009C4D19"/>
    <w:rsid w:val="009C4D73"/>
    <w:rsid w:val="009C5503"/>
    <w:rsid w:val="009C5733"/>
    <w:rsid w:val="009C5844"/>
    <w:rsid w:val="009C685A"/>
    <w:rsid w:val="009C6A0C"/>
    <w:rsid w:val="009C6FFE"/>
    <w:rsid w:val="009C713A"/>
    <w:rsid w:val="009C78E5"/>
    <w:rsid w:val="009C7962"/>
    <w:rsid w:val="009C7E9E"/>
    <w:rsid w:val="009D0088"/>
    <w:rsid w:val="009D039D"/>
    <w:rsid w:val="009D06A4"/>
    <w:rsid w:val="009D08EA"/>
    <w:rsid w:val="009D1508"/>
    <w:rsid w:val="009D1BEA"/>
    <w:rsid w:val="009D22CD"/>
    <w:rsid w:val="009D2CC2"/>
    <w:rsid w:val="009D2E5A"/>
    <w:rsid w:val="009D3848"/>
    <w:rsid w:val="009D39AE"/>
    <w:rsid w:val="009D3F1E"/>
    <w:rsid w:val="009D41E8"/>
    <w:rsid w:val="009D41FE"/>
    <w:rsid w:val="009D436E"/>
    <w:rsid w:val="009D46A9"/>
    <w:rsid w:val="009D4A2F"/>
    <w:rsid w:val="009D50C9"/>
    <w:rsid w:val="009D51FF"/>
    <w:rsid w:val="009D54F1"/>
    <w:rsid w:val="009D5E14"/>
    <w:rsid w:val="009D5E83"/>
    <w:rsid w:val="009D61DB"/>
    <w:rsid w:val="009D6234"/>
    <w:rsid w:val="009D6BBD"/>
    <w:rsid w:val="009D6EF3"/>
    <w:rsid w:val="009D6FEF"/>
    <w:rsid w:val="009D7ACB"/>
    <w:rsid w:val="009D7D76"/>
    <w:rsid w:val="009D7EF0"/>
    <w:rsid w:val="009D7FFE"/>
    <w:rsid w:val="009E0742"/>
    <w:rsid w:val="009E079F"/>
    <w:rsid w:val="009E0A78"/>
    <w:rsid w:val="009E0F96"/>
    <w:rsid w:val="009E1281"/>
    <w:rsid w:val="009E1D5C"/>
    <w:rsid w:val="009E252B"/>
    <w:rsid w:val="009E2D96"/>
    <w:rsid w:val="009E3170"/>
    <w:rsid w:val="009E435C"/>
    <w:rsid w:val="009E43AE"/>
    <w:rsid w:val="009E45C5"/>
    <w:rsid w:val="009E4655"/>
    <w:rsid w:val="009E4A84"/>
    <w:rsid w:val="009E4B51"/>
    <w:rsid w:val="009E4ED9"/>
    <w:rsid w:val="009E5175"/>
    <w:rsid w:val="009E54F2"/>
    <w:rsid w:val="009E5889"/>
    <w:rsid w:val="009E58AE"/>
    <w:rsid w:val="009E66B6"/>
    <w:rsid w:val="009E7011"/>
    <w:rsid w:val="009E76AA"/>
    <w:rsid w:val="009E7893"/>
    <w:rsid w:val="009E79F5"/>
    <w:rsid w:val="009F0237"/>
    <w:rsid w:val="009F0634"/>
    <w:rsid w:val="009F09D4"/>
    <w:rsid w:val="009F0BCA"/>
    <w:rsid w:val="009F0F23"/>
    <w:rsid w:val="009F10F4"/>
    <w:rsid w:val="009F118D"/>
    <w:rsid w:val="009F11E5"/>
    <w:rsid w:val="009F1269"/>
    <w:rsid w:val="009F12B8"/>
    <w:rsid w:val="009F1B6D"/>
    <w:rsid w:val="009F2312"/>
    <w:rsid w:val="009F2541"/>
    <w:rsid w:val="009F2FCE"/>
    <w:rsid w:val="009F36FA"/>
    <w:rsid w:val="009F3CF9"/>
    <w:rsid w:val="009F4503"/>
    <w:rsid w:val="009F49D4"/>
    <w:rsid w:val="009F4F6F"/>
    <w:rsid w:val="009F4FDB"/>
    <w:rsid w:val="009F519A"/>
    <w:rsid w:val="009F5485"/>
    <w:rsid w:val="009F54D5"/>
    <w:rsid w:val="009F5605"/>
    <w:rsid w:val="009F5725"/>
    <w:rsid w:val="009F64C2"/>
    <w:rsid w:val="009F65D8"/>
    <w:rsid w:val="009F668F"/>
    <w:rsid w:val="009F6B0F"/>
    <w:rsid w:val="009F71CF"/>
    <w:rsid w:val="009F7E07"/>
    <w:rsid w:val="00A0000E"/>
    <w:rsid w:val="00A0076E"/>
    <w:rsid w:val="00A008BE"/>
    <w:rsid w:val="00A00D90"/>
    <w:rsid w:val="00A00E26"/>
    <w:rsid w:val="00A013E4"/>
    <w:rsid w:val="00A016A8"/>
    <w:rsid w:val="00A01E26"/>
    <w:rsid w:val="00A02078"/>
    <w:rsid w:val="00A0291A"/>
    <w:rsid w:val="00A02DC1"/>
    <w:rsid w:val="00A02F61"/>
    <w:rsid w:val="00A03DAE"/>
    <w:rsid w:val="00A04522"/>
    <w:rsid w:val="00A0454D"/>
    <w:rsid w:val="00A04895"/>
    <w:rsid w:val="00A04BB5"/>
    <w:rsid w:val="00A0598F"/>
    <w:rsid w:val="00A05A36"/>
    <w:rsid w:val="00A05BD3"/>
    <w:rsid w:val="00A05CB5"/>
    <w:rsid w:val="00A05DE3"/>
    <w:rsid w:val="00A06018"/>
    <w:rsid w:val="00A06076"/>
    <w:rsid w:val="00A06BA6"/>
    <w:rsid w:val="00A070BF"/>
    <w:rsid w:val="00A07328"/>
    <w:rsid w:val="00A07370"/>
    <w:rsid w:val="00A07A52"/>
    <w:rsid w:val="00A07B62"/>
    <w:rsid w:val="00A07C65"/>
    <w:rsid w:val="00A1073F"/>
    <w:rsid w:val="00A107F0"/>
    <w:rsid w:val="00A10C35"/>
    <w:rsid w:val="00A10CB3"/>
    <w:rsid w:val="00A10EA1"/>
    <w:rsid w:val="00A10EA7"/>
    <w:rsid w:val="00A10F77"/>
    <w:rsid w:val="00A1106B"/>
    <w:rsid w:val="00A1120C"/>
    <w:rsid w:val="00A113B4"/>
    <w:rsid w:val="00A116C0"/>
    <w:rsid w:val="00A1190E"/>
    <w:rsid w:val="00A121B8"/>
    <w:rsid w:val="00A12479"/>
    <w:rsid w:val="00A12587"/>
    <w:rsid w:val="00A12996"/>
    <w:rsid w:val="00A12C01"/>
    <w:rsid w:val="00A134BC"/>
    <w:rsid w:val="00A139A3"/>
    <w:rsid w:val="00A1421B"/>
    <w:rsid w:val="00A14509"/>
    <w:rsid w:val="00A14985"/>
    <w:rsid w:val="00A149E6"/>
    <w:rsid w:val="00A14EFB"/>
    <w:rsid w:val="00A150D0"/>
    <w:rsid w:val="00A1526A"/>
    <w:rsid w:val="00A15670"/>
    <w:rsid w:val="00A15BED"/>
    <w:rsid w:val="00A15C5C"/>
    <w:rsid w:val="00A1642E"/>
    <w:rsid w:val="00A168FC"/>
    <w:rsid w:val="00A17329"/>
    <w:rsid w:val="00A17594"/>
    <w:rsid w:val="00A17A87"/>
    <w:rsid w:val="00A17C22"/>
    <w:rsid w:val="00A17C8A"/>
    <w:rsid w:val="00A20226"/>
    <w:rsid w:val="00A20477"/>
    <w:rsid w:val="00A20507"/>
    <w:rsid w:val="00A20BBB"/>
    <w:rsid w:val="00A20C37"/>
    <w:rsid w:val="00A20C55"/>
    <w:rsid w:val="00A20D6A"/>
    <w:rsid w:val="00A21053"/>
    <w:rsid w:val="00A2149A"/>
    <w:rsid w:val="00A21D67"/>
    <w:rsid w:val="00A21E9D"/>
    <w:rsid w:val="00A220A1"/>
    <w:rsid w:val="00A22182"/>
    <w:rsid w:val="00A22233"/>
    <w:rsid w:val="00A22285"/>
    <w:rsid w:val="00A223EE"/>
    <w:rsid w:val="00A22DD6"/>
    <w:rsid w:val="00A2309D"/>
    <w:rsid w:val="00A23225"/>
    <w:rsid w:val="00A23452"/>
    <w:rsid w:val="00A2353B"/>
    <w:rsid w:val="00A23A8E"/>
    <w:rsid w:val="00A23EA4"/>
    <w:rsid w:val="00A241A8"/>
    <w:rsid w:val="00A24918"/>
    <w:rsid w:val="00A24CEB"/>
    <w:rsid w:val="00A25391"/>
    <w:rsid w:val="00A254DD"/>
    <w:rsid w:val="00A25AD5"/>
    <w:rsid w:val="00A25D5E"/>
    <w:rsid w:val="00A26297"/>
    <w:rsid w:val="00A265D6"/>
    <w:rsid w:val="00A265DC"/>
    <w:rsid w:val="00A26659"/>
    <w:rsid w:val="00A26C67"/>
    <w:rsid w:val="00A27356"/>
    <w:rsid w:val="00A27AE4"/>
    <w:rsid w:val="00A3027D"/>
    <w:rsid w:val="00A30608"/>
    <w:rsid w:val="00A30DBF"/>
    <w:rsid w:val="00A30DFC"/>
    <w:rsid w:val="00A30EF9"/>
    <w:rsid w:val="00A315CB"/>
    <w:rsid w:val="00A316AF"/>
    <w:rsid w:val="00A31A45"/>
    <w:rsid w:val="00A321BC"/>
    <w:rsid w:val="00A323C7"/>
    <w:rsid w:val="00A32752"/>
    <w:rsid w:val="00A329E4"/>
    <w:rsid w:val="00A330E0"/>
    <w:rsid w:val="00A331B2"/>
    <w:rsid w:val="00A3326D"/>
    <w:rsid w:val="00A33699"/>
    <w:rsid w:val="00A3369B"/>
    <w:rsid w:val="00A33769"/>
    <w:rsid w:val="00A3399A"/>
    <w:rsid w:val="00A34940"/>
    <w:rsid w:val="00A34CF0"/>
    <w:rsid w:val="00A34D25"/>
    <w:rsid w:val="00A34D4B"/>
    <w:rsid w:val="00A34E17"/>
    <w:rsid w:val="00A3500B"/>
    <w:rsid w:val="00A35032"/>
    <w:rsid w:val="00A350A1"/>
    <w:rsid w:val="00A350C9"/>
    <w:rsid w:val="00A36451"/>
    <w:rsid w:val="00A36B31"/>
    <w:rsid w:val="00A3706C"/>
    <w:rsid w:val="00A37529"/>
    <w:rsid w:val="00A37592"/>
    <w:rsid w:val="00A37758"/>
    <w:rsid w:val="00A37E89"/>
    <w:rsid w:val="00A401FE"/>
    <w:rsid w:val="00A404AE"/>
    <w:rsid w:val="00A40774"/>
    <w:rsid w:val="00A40A8A"/>
    <w:rsid w:val="00A40B60"/>
    <w:rsid w:val="00A40D1A"/>
    <w:rsid w:val="00A40D65"/>
    <w:rsid w:val="00A40D7E"/>
    <w:rsid w:val="00A412C6"/>
    <w:rsid w:val="00A4167B"/>
    <w:rsid w:val="00A416CC"/>
    <w:rsid w:val="00A41CFC"/>
    <w:rsid w:val="00A41DC2"/>
    <w:rsid w:val="00A41F0C"/>
    <w:rsid w:val="00A4252B"/>
    <w:rsid w:val="00A42945"/>
    <w:rsid w:val="00A42F23"/>
    <w:rsid w:val="00A4303A"/>
    <w:rsid w:val="00A4340C"/>
    <w:rsid w:val="00A437D1"/>
    <w:rsid w:val="00A43A4F"/>
    <w:rsid w:val="00A43F5F"/>
    <w:rsid w:val="00A44039"/>
    <w:rsid w:val="00A442DC"/>
    <w:rsid w:val="00A444B9"/>
    <w:rsid w:val="00A44890"/>
    <w:rsid w:val="00A44C43"/>
    <w:rsid w:val="00A44E65"/>
    <w:rsid w:val="00A45361"/>
    <w:rsid w:val="00A46357"/>
    <w:rsid w:val="00A464F3"/>
    <w:rsid w:val="00A47537"/>
    <w:rsid w:val="00A47598"/>
    <w:rsid w:val="00A4776A"/>
    <w:rsid w:val="00A478F4"/>
    <w:rsid w:val="00A47A89"/>
    <w:rsid w:val="00A47C32"/>
    <w:rsid w:val="00A47EE3"/>
    <w:rsid w:val="00A47FB6"/>
    <w:rsid w:val="00A501AB"/>
    <w:rsid w:val="00A50516"/>
    <w:rsid w:val="00A51078"/>
    <w:rsid w:val="00A5157C"/>
    <w:rsid w:val="00A51761"/>
    <w:rsid w:val="00A51CB7"/>
    <w:rsid w:val="00A5277E"/>
    <w:rsid w:val="00A52819"/>
    <w:rsid w:val="00A52A7C"/>
    <w:rsid w:val="00A52D3B"/>
    <w:rsid w:val="00A52FBF"/>
    <w:rsid w:val="00A535D5"/>
    <w:rsid w:val="00A53953"/>
    <w:rsid w:val="00A539E7"/>
    <w:rsid w:val="00A546DA"/>
    <w:rsid w:val="00A54DF0"/>
    <w:rsid w:val="00A54EF5"/>
    <w:rsid w:val="00A54F46"/>
    <w:rsid w:val="00A54F99"/>
    <w:rsid w:val="00A5557F"/>
    <w:rsid w:val="00A555E3"/>
    <w:rsid w:val="00A55B05"/>
    <w:rsid w:val="00A5658B"/>
    <w:rsid w:val="00A5696B"/>
    <w:rsid w:val="00A56A41"/>
    <w:rsid w:val="00A57C1F"/>
    <w:rsid w:val="00A6001B"/>
    <w:rsid w:val="00A602D2"/>
    <w:rsid w:val="00A60A5C"/>
    <w:rsid w:val="00A60B72"/>
    <w:rsid w:val="00A60FA5"/>
    <w:rsid w:val="00A6128D"/>
    <w:rsid w:val="00A6169C"/>
    <w:rsid w:val="00A617CA"/>
    <w:rsid w:val="00A620C4"/>
    <w:rsid w:val="00A62455"/>
    <w:rsid w:val="00A626C5"/>
    <w:rsid w:val="00A62B2D"/>
    <w:rsid w:val="00A62C52"/>
    <w:rsid w:val="00A630CC"/>
    <w:rsid w:val="00A63A59"/>
    <w:rsid w:val="00A63C98"/>
    <w:rsid w:val="00A63E66"/>
    <w:rsid w:val="00A643A2"/>
    <w:rsid w:val="00A645DB"/>
    <w:rsid w:val="00A64AD5"/>
    <w:rsid w:val="00A64CC5"/>
    <w:rsid w:val="00A64D75"/>
    <w:rsid w:val="00A64DFA"/>
    <w:rsid w:val="00A64F6F"/>
    <w:rsid w:val="00A6558E"/>
    <w:rsid w:val="00A65C6B"/>
    <w:rsid w:val="00A65E4A"/>
    <w:rsid w:val="00A65E71"/>
    <w:rsid w:val="00A66200"/>
    <w:rsid w:val="00A67176"/>
    <w:rsid w:val="00A6763C"/>
    <w:rsid w:val="00A67BAE"/>
    <w:rsid w:val="00A67D15"/>
    <w:rsid w:val="00A67F75"/>
    <w:rsid w:val="00A7078F"/>
    <w:rsid w:val="00A70DDA"/>
    <w:rsid w:val="00A71499"/>
    <w:rsid w:val="00A71542"/>
    <w:rsid w:val="00A71CFD"/>
    <w:rsid w:val="00A721A3"/>
    <w:rsid w:val="00A72910"/>
    <w:rsid w:val="00A72B9B"/>
    <w:rsid w:val="00A732EA"/>
    <w:rsid w:val="00A73CC6"/>
    <w:rsid w:val="00A73CD9"/>
    <w:rsid w:val="00A75213"/>
    <w:rsid w:val="00A7531D"/>
    <w:rsid w:val="00A75337"/>
    <w:rsid w:val="00A75518"/>
    <w:rsid w:val="00A756C8"/>
    <w:rsid w:val="00A75B8A"/>
    <w:rsid w:val="00A75C52"/>
    <w:rsid w:val="00A75F2B"/>
    <w:rsid w:val="00A76164"/>
    <w:rsid w:val="00A76417"/>
    <w:rsid w:val="00A7647D"/>
    <w:rsid w:val="00A766E2"/>
    <w:rsid w:val="00A76813"/>
    <w:rsid w:val="00A76EF7"/>
    <w:rsid w:val="00A76F87"/>
    <w:rsid w:val="00A77105"/>
    <w:rsid w:val="00A77432"/>
    <w:rsid w:val="00A7751B"/>
    <w:rsid w:val="00A77726"/>
    <w:rsid w:val="00A8019A"/>
    <w:rsid w:val="00A80DE4"/>
    <w:rsid w:val="00A81395"/>
    <w:rsid w:val="00A813A3"/>
    <w:rsid w:val="00A81542"/>
    <w:rsid w:val="00A81607"/>
    <w:rsid w:val="00A8180B"/>
    <w:rsid w:val="00A81BD1"/>
    <w:rsid w:val="00A81D9B"/>
    <w:rsid w:val="00A8220B"/>
    <w:rsid w:val="00A82279"/>
    <w:rsid w:val="00A82603"/>
    <w:rsid w:val="00A82A8B"/>
    <w:rsid w:val="00A82ACD"/>
    <w:rsid w:val="00A83549"/>
    <w:rsid w:val="00A83E9D"/>
    <w:rsid w:val="00A83F22"/>
    <w:rsid w:val="00A84343"/>
    <w:rsid w:val="00A845AB"/>
    <w:rsid w:val="00A8499F"/>
    <w:rsid w:val="00A84F27"/>
    <w:rsid w:val="00A85491"/>
    <w:rsid w:val="00A854E1"/>
    <w:rsid w:val="00A85607"/>
    <w:rsid w:val="00A85914"/>
    <w:rsid w:val="00A85A86"/>
    <w:rsid w:val="00A85CCF"/>
    <w:rsid w:val="00A86082"/>
    <w:rsid w:val="00A86306"/>
    <w:rsid w:val="00A86FD9"/>
    <w:rsid w:val="00A87021"/>
    <w:rsid w:val="00A874F7"/>
    <w:rsid w:val="00A87654"/>
    <w:rsid w:val="00A879CD"/>
    <w:rsid w:val="00A87EFF"/>
    <w:rsid w:val="00A903BC"/>
    <w:rsid w:val="00A90856"/>
    <w:rsid w:val="00A90A30"/>
    <w:rsid w:val="00A90CDA"/>
    <w:rsid w:val="00A918EA"/>
    <w:rsid w:val="00A919D3"/>
    <w:rsid w:val="00A91EAA"/>
    <w:rsid w:val="00A923C3"/>
    <w:rsid w:val="00A926A7"/>
    <w:rsid w:val="00A926D6"/>
    <w:rsid w:val="00A9307B"/>
    <w:rsid w:val="00A930E2"/>
    <w:rsid w:val="00A93DFD"/>
    <w:rsid w:val="00A94342"/>
    <w:rsid w:val="00A94756"/>
    <w:rsid w:val="00A94779"/>
    <w:rsid w:val="00A94A90"/>
    <w:rsid w:val="00A95817"/>
    <w:rsid w:val="00A95A30"/>
    <w:rsid w:val="00A9677E"/>
    <w:rsid w:val="00A9678E"/>
    <w:rsid w:val="00A96D20"/>
    <w:rsid w:val="00A970AA"/>
    <w:rsid w:val="00A972D6"/>
    <w:rsid w:val="00A9767C"/>
    <w:rsid w:val="00A977CA"/>
    <w:rsid w:val="00A9780F"/>
    <w:rsid w:val="00A97C86"/>
    <w:rsid w:val="00AA0960"/>
    <w:rsid w:val="00AA0EB8"/>
    <w:rsid w:val="00AA0FD7"/>
    <w:rsid w:val="00AA14F3"/>
    <w:rsid w:val="00AA19CD"/>
    <w:rsid w:val="00AA201F"/>
    <w:rsid w:val="00AA2030"/>
    <w:rsid w:val="00AA21C5"/>
    <w:rsid w:val="00AA23DA"/>
    <w:rsid w:val="00AA23FE"/>
    <w:rsid w:val="00AA242D"/>
    <w:rsid w:val="00AA2654"/>
    <w:rsid w:val="00AA288E"/>
    <w:rsid w:val="00AA2C9B"/>
    <w:rsid w:val="00AA3329"/>
    <w:rsid w:val="00AA34E7"/>
    <w:rsid w:val="00AA3547"/>
    <w:rsid w:val="00AA3670"/>
    <w:rsid w:val="00AA3792"/>
    <w:rsid w:val="00AA3826"/>
    <w:rsid w:val="00AA3B18"/>
    <w:rsid w:val="00AA3C6A"/>
    <w:rsid w:val="00AA3D4E"/>
    <w:rsid w:val="00AA3D93"/>
    <w:rsid w:val="00AA41A3"/>
    <w:rsid w:val="00AA42CD"/>
    <w:rsid w:val="00AA433D"/>
    <w:rsid w:val="00AA45B2"/>
    <w:rsid w:val="00AA4670"/>
    <w:rsid w:val="00AA495E"/>
    <w:rsid w:val="00AA4C0D"/>
    <w:rsid w:val="00AA4E6E"/>
    <w:rsid w:val="00AA5FE1"/>
    <w:rsid w:val="00AA65AD"/>
    <w:rsid w:val="00AA6BD7"/>
    <w:rsid w:val="00AA79D9"/>
    <w:rsid w:val="00AA7ABC"/>
    <w:rsid w:val="00AA7DF6"/>
    <w:rsid w:val="00AB07DF"/>
    <w:rsid w:val="00AB117B"/>
    <w:rsid w:val="00AB19D6"/>
    <w:rsid w:val="00AB19DD"/>
    <w:rsid w:val="00AB2360"/>
    <w:rsid w:val="00AB23C5"/>
    <w:rsid w:val="00AB2815"/>
    <w:rsid w:val="00AB2917"/>
    <w:rsid w:val="00AB2D28"/>
    <w:rsid w:val="00AB3227"/>
    <w:rsid w:val="00AB47FB"/>
    <w:rsid w:val="00AB4924"/>
    <w:rsid w:val="00AB4B0C"/>
    <w:rsid w:val="00AB50C7"/>
    <w:rsid w:val="00AB50ED"/>
    <w:rsid w:val="00AB527B"/>
    <w:rsid w:val="00AB5299"/>
    <w:rsid w:val="00AB5417"/>
    <w:rsid w:val="00AB58DE"/>
    <w:rsid w:val="00AB5A2B"/>
    <w:rsid w:val="00AB606D"/>
    <w:rsid w:val="00AB6100"/>
    <w:rsid w:val="00AB639D"/>
    <w:rsid w:val="00AB6A35"/>
    <w:rsid w:val="00AB6F0D"/>
    <w:rsid w:val="00AB6F60"/>
    <w:rsid w:val="00AB7301"/>
    <w:rsid w:val="00AB7797"/>
    <w:rsid w:val="00AC0335"/>
    <w:rsid w:val="00AC0535"/>
    <w:rsid w:val="00AC09BC"/>
    <w:rsid w:val="00AC0FD1"/>
    <w:rsid w:val="00AC1544"/>
    <w:rsid w:val="00AC187D"/>
    <w:rsid w:val="00AC1AC0"/>
    <w:rsid w:val="00AC1B3F"/>
    <w:rsid w:val="00AC1C00"/>
    <w:rsid w:val="00AC1DEA"/>
    <w:rsid w:val="00AC201D"/>
    <w:rsid w:val="00AC2068"/>
    <w:rsid w:val="00AC2810"/>
    <w:rsid w:val="00AC28C9"/>
    <w:rsid w:val="00AC3278"/>
    <w:rsid w:val="00AC3B7B"/>
    <w:rsid w:val="00AC3BA4"/>
    <w:rsid w:val="00AC42ED"/>
    <w:rsid w:val="00AC46EA"/>
    <w:rsid w:val="00AC4702"/>
    <w:rsid w:val="00AC4A09"/>
    <w:rsid w:val="00AC4CBC"/>
    <w:rsid w:val="00AC5162"/>
    <w:rsid w:val="00AC582F"/>
    <w:rsid w:val="00AC58FF"/>
    <w:rsid w:val="00AC5C09"/>
    <w:rsid w:val="00AC5F61"/>
    <w:rsid w:val="00AC612F"/>
    <w:rsid w:val="00AC6379"/>
    <w:rsid w:val="00AC655D"/>
    <w:rsid w:val="00AC6B75"/>
    <w:rsid w:val="00AC6E16"/>
    <w:rsid w:val="00AC7348"/>
    <w:rsid w:val="00AC78D3"/>
    <w:rsid w:val="00AC7B68"/>
    <w:rsid w:val="00AD02B1"/>
    <w:rsid w:val="00AD03CF"/>
    <w:rsid w:val="00AD046F"/>
    <w:rsid w:val="00AD096B"/>
    <w:rsid w:val="00AD0DA1"/>
    <w:rsid w:val="00AD0EF8"/>
    <w:rsid w:val="00AD1E49"/>
    <w:rsid w:val="00AD1F87"/>
    <w:rsid w:val="00AD2170"/>
    <w:rsid w:val="00AD2613"/>
    <w:rsid w:val="00AD2997"/>
    <w:rsid w:val="00AD2D74"/>
    <w:rsid w:val="00AD2DB5"/>
    <w:rsid w:val="00AD2FC5"/>
    <w:rsid w:val="00AD3508"/>
    <w:rsid w:val="00AD403F"/>
    <w:rsid w:val="00AD404B"/>
    <w:rsid w:val="00AD42EF"/>
    <w:rsid w:val="00AD48FA"/>
    <w:rsid w:val="00AD4A36"/>
    <w:rsid w:val="00AD4D60"/>
    <w:rsid w:val="00AD4F5D"/>
    <w:rsid w:val="00AD5217"/>
    <w:rsid w:val="00AD5717"/>
    <w:rsid w:val="00AD5C29"/>
    <w:rsid w:val="00AD6107"/>
    <w:rsid w:val="00AD6AB6"/>
    <w:rsid w:val="00AD6CF7"/>
    <w:rsid w:val="00AD6DCF"/>
    <w:rsid w:val="00AD72AC"/>
    <w:rsid w:val="00AD73B4"/>
    <w:rsid w:val="00AD76AD"/>
    <w:rsid w:val="00AD7A94"/>
    <w:rsid w:val="00AD7CB3"/>
    <w:rsid w:val="00AE00C9"/>
    <w:rsid w:val="00AE089D"/>
    <w:rsid w:val="00AE0FAA"/>
    <w:rsid w:val="00AE1AE3"/>
    <w:rsid w:val="00AE22B8"/>
    <w:rsid w:val="00AE2FBA"/>
    <w:rsid w:val="00AE33A1"/>
    <w:rsid w:val="00AE3544"/>
    <w:rsid w:val="00AE4115"/>
    <w:rsid w:val="00AE443E"/>
    <w:rsid w:val="00AE465E"/>
    <w:rsid w:val="00AE4A7A"/>
    <w:rsid w:val="00AE4BBF"/>
    <w:rsid w:val="00AE5896"/>
    <w:rsid w:val="00AE5F37"/>
    <w:rsid w:val="00AE617C"/>
    <w:rsid w:val="00AE6201"/>
    <w:rsid w:val="00AE63CC"/>
    <w:rsid w:val="00AE712C"/>
    <w:rsid w:val="00AE71A2"/>
    <w:rsid w:val="00AE77D0"/>
    <w:rsid w:val="00AE784D"/>
    <w:rsid w:val="00AE78F4"/>
    <w:rsid w:val="00AE7964"/>
    <w:rsid w:val="00AE7F44"/>
    <w:rsid w:val="00AE7F7E"/>
    <w:rsid w:val="00AF00A8"/>
    <w:rsid w:val="00AF0434"/>
    <w:rsid w:val="00AF056A"/>
    <w:rsid w:val="00AF0AE8"/>
    <w:rsid w:val="00AF0B02"/>
    <w:rsid w:val="00AF0B97"/>
    <w:rsid w:val="00AF0D17"/>
    <w:rsid w:val="00AF0E28"/>
    <w:rsid w:val="00AF0F8E"/>
    <w:rsid w:val="00AF1027"/>
    <w:rsid w:val="00AF1150"/>
    <w:rsid w:val="00AF1178"/>
    <w:rsid w:val="00AF1DC7"/>
    <w:rsid w:val="00AF23CC"/>
    <w:rsid w:val="00AF2963"/>
    <w:rsid w:val="00AF36B7"/>
    <w:rsid w:val="00AF3760"/>
    <w:rsid w:val="00AF3977"/>
    <w:rsid w:val="00AF3BF4"/>
    <w:rsid w:val="00AF412A"/>
    <w:rsid w:val="00AF4674"/>
    <w:rsid w:val="00AF4ABB"/>
    <w:rsid w:val="00AF53B7"/>
    <w:rsid w:val="00AF5B95"/>
    <w:rsid w:val="00AF6402"/>
    <w:rsid w:val="00AF66AE"/>
    <w:rsid w:val="00AF66CC"/>
    <w:rsid w:val="00AF6F70"/>
    <w:rsid w:val="00AF70BB"/>
    <w:rsid w:val="00AF7356"/>
    <w:rsid w:val="00AF741A"/>
    <w:rsid w:val="00AF7916"/>
    <w:rsid w:val="00B000AC"/>
    <w:rsid w:val="00B0017F"/>
    <w:rsid w:val="00B002B5"/>
    <w:rsid w:val="00B00416"/>
    <w:rsid w:val="00B004FE"/>
    <w:rsid w:val="00B0062E"/>
    <w:rsid w:val="00B00718"/>
    <w:rsid w:val="00B00804"/>
    <w:rsid w:val="00B00B44"/>
    <w:rsid w:val="00B01071"/>
    <w:rsid w:val="00B01305"/>
    <w:rsid w:val="00B019AD"/>
    <w:rsid w:val="00B021FF"/>
    <w:rsid w:val="00B0233A"/>
    <w:rsid w:val="00B02401"/>
    <w:rsid w:val="00B0256A"/>
    <w:rsid w:val="00B025C9"/>
    <w:rsid w:val="00B0283C"/>
    <w:rsid w:val="00B02A92"/>
    <w:rsid w:val="00B02DAF"/>
    <w:rsid w:val="00B02DF2"/>
    <w:rsid w:val="00B03103"/>
    <w:rsid w:val="00B03606"/>
    <w:rsid w:val="00B03B9A"/>
    <w:rsid w:val="00B03BDB"/>
    <w:rsid w:val="00B0417B"/>
    <w:rsid w:val="00B04458"/>
    <w:rsid w:val="00B0477E"/>
    <w:rsid w:val="00B048B0"/>
    <w:rsid w:val="00B04C23"/>
    <w:rsid w:val="00B050A0"/>
    <w:rsid w:val="00B0534A"/>
    <w:rsid w:val="00B05532"/>
    <w:rsid w:val="00B0562C"/>
    <w:rsid w:val="00B05A12"/>
    <w:rsid w:val="00B05AD6"/>
    <w:rsid w:val="00B05B7A"/>
    <w:rsid w:val="00B06061"/>
    <w:rsid w:val="00B06138"/>
    <w:rsid w:val="00B0639A"/>
    <w:rsid w:val="00B0644F"/>
    <w:rsid w:val="00B0658D"/>
    <w:rsid w:val="00B06C54"/>
    <w:rsid w:val="00B06E3E"/>
    <w:rsid w:val="00B07684"/>
    <w:rsid w:val="00B07701"/>
    <w:rsid w:val="00B07886"/>
    <w:rsid w:val="00B07B1F"/>
    <w:rsid w:val="00B07B2D"/>
    <w:rsid w:val="00B07F12"/>
    <w:rsid w:val="00B105C1"/>
    <w:rsid w:val="00B10BEB"/>
    <w:rsid w:val="00B111AA"/>
    <w:rsid w:val="00B11741"/>
    <w:rsid w:val="00B118F6"/>
    <w:rsid w:val="00B1198F"/>
    <w:rsid w:val="00B11BD4"/>
    <w:rsid w:val="00B11DC4"/>
    <w:rsid w:val="00B11FB0"/>
    <w:rsid w:val="00B12A9B"/>
    <w:rsid w:val="00B12BB2"/>
    <w:rsid w:val="00B13407"/>
    <w:rsid w:val="00B13418"/>
    <w:rsid w:val="00B13982"/>
    <w:rsid w:val="00B13A7E"/>
    <w:rsid w:val="00B13C3F"/>
    <w:rsid w:val="00B13EA2"/>
    <w:rsid w:val="00B14845"/>
    <w:rsid w:val="00B14888"/>
    <w:rsid w:val="00B149FB"/>
    <w:rsid w:val="00B14A36"/>
    <w:rsid w:val="00B14ADE"/>
    <w:rsid w:val="00B157C0"/>
    <w:rsid w:val="00B159CD"/>
    <w:rsid w:val="00B15B16"/>
    <w:rsid w:val="00B15CFE"/>
    <w:rsid w:val="00B15FDA"/>
    <w:rsid w:val="00B16C08"/>
    <w:rsid w:val="00B16CFF"/>
    <w:rsid w:val="00B16E5D"/>
    <w:rsid w:val="00B1708D"/>
    <w:rsid w:val="00B17438"/>
    <w:rsid w:val="00B1751B"/>
    <w:rsid w:val="00B177B4"/>
    <w:rsid w:val="00B17810"/>
    <w:rsid w:val="00B178EC"/>
    <w:rsid w:val="00B17B56"/>
    <w:rsid w:val="00B17DDB"/>
    <w:rsid w:val="00B20568"/>
    <w:rsid w:val="00B2078B"/>
    <w:rsid w:val="00B208AD"/>
    <w:rsid w:val="00B208B4"/>
    <w:rsid w:val="00B209A4"/>
    <w:rsid w:val="00B20C00"/>
    <w:rsid w:val="00B20F18"/>
    <w:rsid w:val="00B21299"/>
    <w:rsid w:val="00B2132A"/>
    <w:rsid w:val="00B214E2"/>
    <w:rsid w:val="00B2168C"/>
    <w:rsid w:val="00B21E87"/>
    <w:rsid w:val="00B226B5"/>
    <w:rsid w:val="00B22810"/>
    <w:rsid w:val="00B229AC"/>
    <w:rsid w:val="00B22D37"/>
    <w:rsid w:val="00B22FE1"/>
    <w:rsid w:val="00B231B1"/>
    <w:rsid w:val="00B23210"/>
    <w:rsid w:val="00B237FE"/>
    <w:rsid w:val="00B23833"/>
    <w:rsid w:val="00B23BFA"/>
    <w:rsid w:val="00B23D37"/>
    <w:rsid w:val="00B24273"/>
    <w:rsid w:val="00B242AF"/>
    <w:rsid w:val="00B2497B"/>
    <w:rsid w:val="00B24A08"/>
    <w:rsid w:val="00B24D24"/>
    <w:rsid w:val="00B25151"/>
    <w:rsid w:val="00B25959"/>
    <w:rsid w:val="00B25C51"/>
    <w:rsid w:val="00B25CEF"/>
    <w:rsid w:val="00B263B9"/>
    <w:rsid w:val="00B266E9"/>
    <w:rsid w:val="00B267DC"/>
    <w:rsid w:val="00B26970"/>
    <w:rsid w:val="00B26A3F"/>
    <w:rsid w:val="00B26C02"/>
    <w:rsid w:val="00B26D55"/>
    <w:rsid w:val="00B270EA"/>
    <w:rsid w:val="00B270F5"/>
    <w:rsid w:val="00B271D0"/>
    <w:rsid w:val="00B27413"/>
    <w:rsid w:val="00B27560"/>
    <w:rsid w:val="00B27B49"/>
    <w:rsid w:val="00B27D81"/>
    <w:rsid w:val="00B30803"/>
    <w:rsid w:val="00B30B23"/>
    <w:rsid w:val="00B317A4"/>
    <w:rsid w:val="00B31C3B"/>
    <w:rsid w:val="00B31F6D"/>
    <w:rsid w:val="00B31FDD"/>
    <w:rsid w:val="00B32092"/>
    <w:rsid w:val="00B327CC"/>
    <w:rsid w:val="00B331B8"/>
    <w:rsid w:val="00B33465"/>
    <w:rsid w:val="00B3381F"/>
    <w:rsid w:val="00B33D12"/>
    <w:rsid w:val="00B33FA9"/>
    <w:rsid w:val="00B340D5"/>
    <w:rsid w:val="00B34B69"/>
    <w:rsid w:val="00B34EB0"/>
    <w:rsid w:val="00B34FE2"/>
    <w:rsid w:val="00B351C0"/>
    <w:rsid w:val="00B3520E"/>
    <w:rsid w:val="00B35E28"/>
    <w:rsid w:val="00B35EAA"/>
    <w:rsid w:val="00B36084"/>
    <w:rsid w:val="00B36106"/>
    <w:rsid w:val="00B362D2"/>
    <w:rsid w:val="00B36705"/>
    <w:rsid w:val="00B37180"/>
    <w:rsid w:val="00B37394"/>
    <w:rsid w:val="00B37802"/>
    <w:rsid w:val="00B378F2"/>
    <w:rsid w:val="00B4017F"/>
    <w:rsid w:val="00B401C8"/>
    <w:rsid w:val="00B40890"/>
    <w:rsid w:val="00B40C46"/>
    <w:rsid w:val="00B410DF"/>
    <w:rsid w:val="00B414B2"/>
    <w:rsid w:val="00B419AC"/>
    <w:rsid w:val="00B41FDA"/>
    <w:rsid w:val="00B421DA"/>
    <w:rsid w:val="00B42547"/>
    <w:rsid w:val="00B43132"/>
    <w:rsid w:val="00B431DC"/>
    <w:rsid w:val="00B43302"/>
    <w:rsid w:val="00B43628"/>
    <w:rsid w:val="00B4383E"/>
    <w:rsid w:val="00B43C56"/>
    <w:rsid w:val="00B43FA7"/>
    <w:rsid w:val="00B4489F"/>
    <w:rsid w:val="00B451C4"/>
    <w:rsid w:val="00B453BD"/>
    <w:rsid w:val="00B45404"/>
    <w:rsid w:val="00B45C6E"/>
    <w:rsid w:val="00B45E36"/>
    <w:rsid w:val="00B45EA7"/>
    <w:rsid w:val="00B461BA"/>
    <w:rsid w:val="00B46774"/>
    <w:rsid w:val="00B46AB8"/>
    <w:rsid w:val="00B46D4D"/>
    <w:rsid w:val="00B47973"/>
    <w:rsid w:val="00B47C48"/>
    <w:rsid w:val="00B47D48"/>
    <w:rsid w:val="00B47FF6"/>
    <w:rsid w:val="00B50177"/>
    <w:rsid w:val="00B514B1"/>
    <w:rsid w:val="00B5153D"/>
    <w:rsid w:val="00B51596"/>
    <w:rsid w:val="00B51821"/>
    <w:rsid w:val="00B51976"/>
    <w:rsid w:val="00B51F84"/>
    <w:rsid w:val="00B52503"/>
    <w:rsid w:val="00B5292F"/>
    <w:rsid w:val="00B52974"/>
    <w:rsid w:val="00B52CC3"/>
    <w:rsid w:val="00B5309C"/>
    <w:rsid w:val="00B53473"/>
    <w:rsid w:val="00B537D1"/>
    <w:rsid w:val="00B53F2D"/>
    <w:rsid w:val="00B5420C"/>
    <w:rsid w:val="00B54793"/>
    <w:rsid w:val="00B54BBE"/>
    <w:rsid w:val="00B55237"/>
    <w:rsid w:val="00B55641"/>
    <w:rsid w:val="00B55764"/>
    <w:rsid w:val="00B560C7"/>
    <w:rsid w:val="00B5610F"/>
    <w:rsid w:val="00B56990"/>
    <w:rsid w:val="00B569BB"/>
    <w:rsid w:val="00B56AD5"/>
    <w:rsid w:val="00B56F55"/>
    <w:rsid w:val="00B5722E"/>
    <w:rsid w:val="00B5728E"/>
    <w:rsid w:val="00B5767E"/>
    <w:rsid w:val="00B57F47"/>
    <w:rsid w:val="00B602D1"/>
    <w:rsid w:val="00B605EF"/>
    <w:rsid w:val="00B606D7"/>
    <w:rsid w:val="00B608F1"/>
    <w:rsid w:val="00B60F25"/>
    <w:rsid w:val="00B60FBC"/>
    <w:rsid w:val="00B61025"/>
    <w:rsid w:val="00B61265"/>
    <w:rsid w:val="00B6202E"/>
    <w:rsid w:val="00B6232A"/>
    <w:rsid w:val="00B6232F"/>
    <w:rsid w:val="00B6243B"/>
    <w:rsid w:val="00B627BC"/>
    <w:rsid w:val="00B62811"/>
    <w:rsid w:val="00B62EAA"/>
    <w:rsid w:val="00B63270"/>
    <w:rsid w:val="00B634B0"/>
    <w:rsid w:val="00B634EA"/>
    <w:rsid w:val="00B63552"/>
    <w:rsid w:val="00B639EB"/>
    <w:rsid w:val="00B63B1F"/>
    <w:rsid w:val="00B63F29"/>
    <w:rsid w:val="00B640A1"/>
    <w:rsid w:val="00B64A88"/>
    <w:rsid w:val="00B64C95"/>
    <w:rsid w:val="00B66200"/>
    <w:rsid w:val="00B662E6"/>
    <w:rsid w:val="00B665BE"/>
    <w:rsid w:val="00B66821"/>
    <w:rsid w:val="00B66BC8"/>
    <w:rsid w:val="00B66C84"/>
    <w:rsid w:val="00B66DA8"/>
    <w:rsid w:val="00B66E3F"/>
    <w:rsid w:val="00B67230"/>
    <w:rsid w:val="00B675E4"/>
    <w:rsid w:val="00B67BBE"/>
    <w:rsid w:val="00B67C84"/>
    <w:rsid w:val="00B700F0"/>
    <w:rsid w:val="00B70135"/>
    <w:rsid w:val="00B708CF"/>
    <w:rsid w:val="00B70EF1"/>
    <w:rsid w:val="00B70F36"/>
    <w:rsid w:val="00B713B5"/>
    <w:rsid w:val="00B71646"/>
    <w:rsid w:val="00B71E52"/>
    <w:rsid w:val="00B7209A"/>
    <w:rsid w:val="00B7217B"/>
    <w:rsid w:val="00B72184"/>
    <w:rsid w:val="00B721FE"/>
    <w:rsid w:val="00B72295"/>
    <w:rsid w:val="00B725E2"/>
    <w:rsid w:val="00B72644"/>
    <w:rsid w:val="00B72A5B"/>
    <w:rsid w:val="00B732A3"/>
    <w:rsid w:val="00B73424"/>
    <w:rsid w:val="00B735B5"/>
    <w:rsid w:val="00B73622"/>
    <w:rsid w:val="00B7365E"/>
    <w:rsid w:val="00B73A23"/>
    <w:rsid w:val="00B73C2A"/>
    <w:rsid w:val="00B73F81"/>
    <w:rsid w:val="00B741CA"/>
    <w:rsid w:val="00B74663"/>
    <w:rsid w:val="00B74884"/>
    <w:rsid w:val="00B74BE4"/>
    <w:rsid w:val="00B751B2"/>
    <w:rsid w:val="00B75582"/>
    <w:rsid w:val="00B75D17"/>
    <w:rsid w:val="00B75D48"/>
    <w:rsid w:val="00B75ED4"/>
    <w:rsid w:val="00B75FC1"/>
    <w:rsid w:val="00B761E2"/>
    <w:rsid w:val="00B761FE"/>
    <w:rsid w:val="00B7655E"/>
    <w:rsid w:val="00B7665E"/>
    <w:rsid w:val="00B76709"/>
    <w:rsid w:val="00B76822"/>
    <w:rsid w:val="00B76855"/>
    <w:rsid w:val="00B7695C"/>
    <w:rsid w:val="00B77EA2"/>
    <w:rsid w:val="00B80319"/>
    <w:rsid w:val="00B8046D"/>
    <w:rsid w:val="00B809A9"/>
    <w:rsid w:val="00B80EFA"/>
    <w:rsid w:val="00B818A2"/>
    <w:rsid w:val="00B81903"/>
    <w:rsid w:val="00B81A68"/>
    <w:rsid w:val="00B81B35"/>
    <w:rsid w:val="00B81BB3"/>
    <w:rsid w:val="00B81DA0"/>
    <w:rsid w:val="00B81F9C"/>
    <w:rsid w:val="00B82721"/>
    <w:rsid w:val="00B82CEF"/>
    <w:rsid w:val="00B82DFF"/>
    <w:rsid w:val="00B82F2F"/>
    <w:rsid w:val="00B83033"/>
    <w:rsid w:val="00B83367"/>
    <w:rsid w:val="00B834D7"/>
    <w:rsid w:val="00B836CF"/>
    <w:rsid w:val="00B8394B"/>
    <w:rsid w:val="00B8394F"/>
    <w:rsid w:val="00B83A34"/>
    <w:rsid w:val="00B83B02"/>
    <w:rsid w:val="00B83DA4"/>
    <w:rsid w:val="00B84402"/>
    <w:rsid w:val="00B84416"/>
    <w:rsid w:val="00B84679"/>
    <w:rsid w:val="00B84944"/>
    <w:rsid w:val="00B84D31"/>
    <w:rsid w:val="00B85536"/>
    <w:rsid w:val="00B855D5"/>
    <w:rsid w:val="00B85C84"/>
    <w:rsid w:val="00B860D3"/>
    <w:rsid w:val="00B86201"/>
    <w:rsid w:val="00B86751"/>
    <w:rsid w:val="00B8701D"/>
    <w:rsid w:val="00B870DB"/>
    <w:rsid w:val="00B87913"/>
    <w:rsid w:val="00B87F58"/>
    <w:rsid w:val="00B87FF1"/>
    <w:rsid w:val="00B9123B"/>
    <w:rsid w:val="00B9198E"/>
    <w:rsid w:val="00B91A5F"/>
    <w:rsid w:val="00B91A99"/>
    <w:rsid w:val="00B91E03"/>
    <w:rsid w:val="00B9224B"/>
    <w:rsid w:val="00B923C7"/>
    <w:rsid w:val="00B923C8"/>
    <w:rsid w:val="00B92580"/>
    <w:rsid w:val="00B93183"/>
    <w:rsid w:val="00B93381"/>
    <w:rsid w:val="00B9439A"/>
    <w:rsid w:val="00B944E0"/>
    <w:rsid w:val="00B94BE7"/>
    <w:rsid w:val="00B94D00"/>
    <w:rsid w:val="00B94E01"/>
    <w:rsid w:val="00B94E15"/>
    <w:rsid w:val="00B94E86"/>
    <w:rsid w:val="00B952F5"/>
    <w:rsid w:val="00B9574E"/>
    <w:rsid w:val="00B95A90"/>
    <w:rsid w:val="00B95DEB"/>
    <w:rsid w:val="00B95E4E"/>
    <w:rsid w:val="00B960D3"/>
    <w:rsid w:val="00B96D6F"/>
    <w:rsid w:val="00B96E4F"/>
    <w:rsid w:val="00B976CD"/>
    <w:rsid w:val="00B9777B"/>
    <w:rsid w:val="00B97E56"/>
    <w:rsid w:val="00BA03B1"/>
    <w:rsid w:val="00BA076C"/>
    <w:rsid w:val="00BA0866"/>
    <w:rsid w:val="00BA0ABA"/>
    <w:rsid w:val="00BA0BF7"/>
    <w:rsid w:val="00BA0E52"/>
    <w:rsid w:val="00BA0F47"/>
    <w:rsid w:val="00BA0F8A"/>
    <w:rsid w:val="00BA29D4"/>
    <w:rsid w:val="00BA2AE3"/>
    <w:rsid w:val="00BA2E8A"/>
    <w:rsid w:val="00BA2F7D"/>
    <w:rsid w:val="00BA3578"/>
    <w:rsid w:val="00BA3943"/>
    <w:rsid w:val="00BA3A69"/>
    <w:rsid w:val="00BA3E3E"/>
    <w:rsid w:val="00BA42D3"/>
    <w:rsid w:val="00BA43EA"/>
    <w:rsid w:val="00BA4456"/>
    <w:rsid w:val="00BA4D35"/>
    <w:rsid w:val="00BA5187"/>
    <w:rsid w:val="00BA54F5"/>
    <w:rsid w:val="00BA5558"/>
    <w:rsid w:val="00BA59D2"/>
    <w:rsid w:val="00BA6016"/>
    <w:rsid w:val="00BA6699"/>
    <w:rsid w:val="00BA67CC"/>
    <w:rsid w:val="00BA69AB"/>
    <w:rsid w:val="00BA714F"/>
    <w:rsid w:val="00BA7162"/>
    <w:rsid w:val="00BA7319"/>
    <w:rsid w:val="00BA74D9"/>
    <w:rsid w:val="00BA7DC7"/>
    <w:rsid w:val="00BB0356"/>
    <w:rsid w:val="00BB047E"/>
    <w:rsid w:val="00BB053D"/>
    <w:rsid w:val="00BB0541"/>
    <w:rsid w:val="00BB0647"/>
    <w:rsid w:val="00BB079B"/>
    <w:rsid w:val="00BB08C0"/>
    <w:rsid w:val="00BB0913"/>
    <w:rsid w:val="00BB0B4B"/>
    <w:rsid w:val="00BB0E40"/>
    <w:rsid w:val="00BB0F0C"/>
    <w:rsid w:val="00BB1491"/>
    <w:rsid w:val="00BB158B"/>
    <w:rsid w:val="00BB1AC8"/>
    <w:rsid w:val="00BB1CA8"/>
    <w:rsid w:val="00BB1E22"/>
    <w:rsid w:val="00BB2148"/>
    <w:rsid w:val="00BB23F3"/>
    <w:rsid w:val="00BB24B3"/>
    <w:rsid w:val="00BB2CD6"/>
    <w:rsid w:val="00BB2D24"/>
    <w:rsid w:val="00BB3331"/>
    <w:rsid w:val="00BB3B8F"/>
    <w:rsid w:val="00BB3D47"/>
    <w:rsid w:val="00BB3D6B"/>
    <w:rsid w:val="00BB3F26"/>
    <w:rsid w:val="00BB3F74"/>
    <w:rsid w:val="00BB4040"/>
    <w:rsid w:val="00BB463F"/>
    <w:rsid w:val="00BB475A"/>
    <w:rsid w:val="00BB4DE5"/>
    <w:rsid w:val="00BB4F14"/>
    <w:rsid w:val="00BB508C"/>
    <w:rsid w:val="00BB5859"/>
    <w:rsid w:val="00BB5A93"/>
    <w:rsid w:val="00BB6CA1"/>
    <w:rsid w:val="00BB72E3"/>
    <w:rsid w:val="00BB72ED"/>
    <w:rsid w:val="00BB7CB0"/>
    <w:rsid w:val="00BC0093"/>
    <w:rsid w:val="00BC1166"/>
    <w:rsid w:val="00BC12A5"/>
    <w:rsid w:val="00BC14BE"/>
    <w:rsid w:val="00BC1852"/>
    <w:rsid w:val="00BC1B91"/>
    <w:rsid w:val="00BC1CAB"/>
    <w:rsid w:val="00BC1D0F"/>
    <w:rsid w:val="00BC2266"/>
    <w:rsid w:val="00BC2C23"/>
    <w:rsid w:val="00BC2C9C"/>
    <w:rsid w:val="00BC301F"/>
    <w:rsid w:val="00BC3116"/>
    <w:rsid w:val="00BC3C5B"/>
    <w:rsid w:val="00BC3FD7"/>
    <w:rsid w:val="00BC4100"/>
    <w:rsid w:val="00BC4379"/>
    <w:rsid w:val="00BC4387"/>
    <w:rsid w:val="00BC4B08"/>
    <w:rsid w:val="00BC4EC3"/>
    <w:rsid w:val="00BC55F3"/>
    <w:rsid w:val="00BC565E"/>
    <w:rsid w:val="00BC5756"/>
    <w:rsid w:val="00BC5A75"/>
    <w:rsid w:val="00BC5F35"/>
    <w:rsid w:val="00BC5FA4"/>
    <w:rsid w:val="00BC6737"/>
    <w:rsid w:val="00BC675E"/>
    <w:rsid w:val="00BC6768"/>
    <w:rsid w:val="00BC68A6"/>
    <w:rsid w:val="00BC6CCC"/>
    <w:rsid w:val="00BC6DFB"/>
    <w:rsid w:val="00BC6E4F"/>
    <w:rsid w:val="00BC7654"/>
    <w:rsid w:val="00BC768E"/>
    <w:rsid w:val="00BC76BC"/>
    <w:rsid w:val="00BC77FA"/>
    <w:rsid w:val="00BC794F"/>
    <w:rsid w:val="00BC7983"/>
    <w:rsid w:val="00BC7A78"/>
    <w:rsid w:val="00BD0850"/>
    <w:rsid w:val="00BD0B2C"/>
    <w:rsid w:val="00BD0C46"/>
    <w:rsid w:val="00BD1133"/>
    <w:rsid w:val="00BD1518"/>
    <w:rsid w:val="00BD169A"/>
    <w:rsid w:val="00BD16FB"/>
    <w:rsid w:val="00BD194E"/>
    <w:rsid w:val="00BD291F"/>
    <w:rsid w:val="00BD32D9"/>
    <w:rsid w:val="00BD3523"/>
    <w:rsid w:val="00BD3A9F"/>
    <w:rsid w:val="00BD3F07"/>
    <w:rsid w:val="00BD3F97"/>
    <w:rsid w:val="00BD40B0"/>
    <w:rsid w:val="00BD4ECC"/>
    <w:rsid w:val="00BD507C"/>
    <w:rsid w:val="00BD541A"/>
    <w:rsid w:val="00BD5796"/>
    <w:rsid w:val="00BD5D01"/>
    <w:rsid w:val="00BD5EA3"/>
    <w:rsid w:val="00BD5EDE"/>
    <w:rsid w:val="00BD6288"/>
    <w:rsid w:val="00BD63B3"/>
    <w:rsid w:val="00BD6C56"/>
    <w:rsid w:val="00BD6DA0"/>
    <w:rsid w:val="00BD76BF"/>
    <w:rsid w:val="00BD7700"/>
    <w:rsid w:val="00BD7768"/>
    <w:rsid w:val="00BE0B23"/>
    <w:rsid w:val="00BE0EC0"/>
    <w:rsid w:val="00BE0F97"/>
    <w:rsid w:val="00BE11F3"/>
    <w:rsid w:val="00BE16DD"/>
    <w:rsid w:val="00BE184E"/>
    <w:rsid w:val="00BE1FC3"/>
    <w:rsid w:val="00BE1FF2"/>
    <w:rsid w:val="00BE2053"/>
    <w:rsid w:val="00BE22E0"/>
    <w:rsid w:val="00BE24B6"/>
    <w:rsid w:val="00BE28C3"/>
    <w:rsid w:val="00BE2F64"/>
    <w:rsid w:val="00BE3042"/>
    <w:rsid w:val="00BE33CA"/>
    <w:rsid w:val="00BE376E"/>
    <w:rsid w:val="00BE3999"/>
    <w:rsid w:val="00BE3FCB"/>
    <w:rsid w:val="00BE4084"/>
    <w:rsid w:val="00BE410E"/>
    <w:rsid w:val="00BE4DAA"/>
    <w:rsid w:val="00BE4E1B"/>
    <w:rsid w:val="00BE4F9D"/>
    <w:rsid w:val="00BE50EB"/>
    <w:rsid w:val="00BE542D"/>
    <w:rsid w:val="00BE57E3"/>
    <w:rsid w:val="00BE6331"/>
    <w:rsid w:val="00BE63DD"/>
    <w:rsid w:val="00BE640F"/>
    <w:rsid w:val="00BE699B"/>
    <w:rsid w:val="00BE710F"/>
    <w:rsid w:val="00BE7168"/>
    <w:rsid w:val="00BE73EC"/>
    <w:rsid w:val="00BE7589"/>
    <w:rsid w:val="00BE75A9"/>
    <w:rsid w:val="00BE7652"/>
    <w:rsid w:val="00BE7AC5"/>
    <w:rsid w:val="00BE7E0F"/>
    <w:rsid w:val="00BF047B"/>
    <w:rsid w:val="00BF0962"/>
    <w:rsid w:val="00BF0D08"/>
    <w:rsid w:val="00BF1267"/>
    <w:rsid w:val="00BF1323"/>
    <w:rsid w:val="00BF186F"/>
    <w:rsid w:val="00BF1937"/>
    <w:rsid w:val="00BF19F0"/>
    <w:rsid w:val="00BF1E8C"/>
    <w:rsid w:val="00BF2070"/>
    <w:rsid w:val="00BF2553"/>
    <w:rsid w:val="00BF2A91"/>
    <w:rsid w:val="00BF2B91"/>
    <w:rsid w:val="00BF2FEF"/>
    <w:rsid w:val="00BF3389"/>
    <w:rsid w:val="00BF3674"/>
    <w:rsid w:val="00BF3756"/>
    <w:rsid w:val="00BF39B1"/>
    <w:rsid w:val="00BF3ACB"/>
    <w:rsid w:val="00BF3CD2"/>
    <w:rsid w:val="00BF410F"/>
    <w:rsid w:val="00BF4467"/>
    <w:rsid w:val="00BF49BB"/>
    <w:rsid w:val="00BF4C51"/>
    <w:rsid w:val="00BF55CC"/>
    <w:rsid w:val="00BF5DCA"/>
    <w:rsid w:val="00BF5F51"/>
    <w:rsid w:val="00BF6123"/>
    <w:rsid w:val="00BF6351"/>
    <w:rsid w:val="00BF6D30"/>
    <w:rsid w:val="00BF77B9"/>
    <w:rsid w:val="00BF7E72"/>
    <w:rsid w:val="00C0048F"/>
    <w:rsid w:val="00C006FF"/>
    <w:rsid w:val="00C00C9B"/>
    <w:rsid w:val="00C01073"/>
    <w:rsid w:val="00C010FF"/>
    <w:rsid w:val="00C01AE2"/>
    <w:rsid w:val="00C01BA5"/>
    <w:rsid w:val="00C01E28"/>
    <w:rsid w:val="00C0206A"/>
    <w:rsid w:val="00C0213E"/>
    <w:rsid w:val="00C02510"/>
    <w:rsid w:val="00C02BC0"/>
    <w:rsid w:val="00C02EA5"/>
    <w:rsid w:val="00C02FA1"/>
    <w:rsid w:val="00C033AF"/>
    <w:rsid w:val="00C038FD"/>
    <w:rsid w:val="00C03A2B"/>
    <w:rsid w:val="00C03C82"/>
    <w:rsid w:val="00C03CF3"/>
    <w:rsid w:val="00C03D23"/>
    <w:rsid w:val="00C04102"/>
    <w:rsid w:val="00C0446A"/>
    <w:rsid w:val="00C0449E"/>
    <w:rsid w:val="00C04761"/>
    <w:rsid w:val="00C04C56"/>
    <w:rsid w:val="00C054A1"/>
    <w:rsid w:val="00C05BBF"/>
    <w:rsid w:val="00C064AB"/>
    <w:rsid w:val="00C065E7"/>
    <w:rsid w:val="00C06D28"/>
    <w:rsid w:val="00C06E6C"/>
    <w:rsid w:val="00C07008"/>
    <w:rsid w:val="00C07309"/>
    <w:rsid w:val="00C07344"/>
    <w:rsid w:val="00C0753A"/>
    <w:rsid w:val="00C07758"/>
    <w:rsid w:val="00C079BC"/>
    <w:rsid w:val="00C07E72"/>
    <w:rsid w:val="00C10598"/>
    <w:rsid w:val="00C1086D"/>
    <w:rsid w:val="00C10D22"/>
    <w:rsid w:val="00C10F79"/>
    <w:rsid w:val="00C1148F"/>
    <w:rsid w:val="00C118AE"/>
    <w:rsid w:val="00C12A99"/>
    <w:rsid w:val="00C12BF3"/>
    <w:rsid w:val="00C13383"/>
    <w:rsid w:val="00C1387E"/>
    <w:rsid w:val="00C13F44"/>
    <w:rsid w:val="00C1430C"/>
    <w:rsid w:val="00C14F29"/>
    <w:rsid w:val="00C15112"/>
    <w:rsid w:val="00C1524B"/>
    <w:rsid w:val="00C1536D"/>
    <w:rsid w:val="00C15504"/>
    <w:rsid w:val="00C16353"/>
    <w:rsid w:val="00C166EF"/>
    <w:rsid w:val="00C167FD"/>
    <w:rsid w:val="00C16840"/>
    <w:rsid w:val="00C16B1F"/>
    <w:rsid w:val="00C1762F"/>
    <w:rsid w:val="00C17A48"/>
    <w:rsid w:val="00C201FF"/>
    <w:rsid w:val="00C2025C"/>
    <w:rsid w:val="00C20260"/>
    <w:rsid w:val="00C2045B"/>
    <w:rsid w:val="00C208A6"/>
    <w:rsid w:val="00C20937"/>
    <w:rsid w:val="00C20AA0"/>
    <w:rsid w:val="00C20BF8"/>
    <w:rsid w:val="00C20E55"/>
    <w:rsid w:val="00C21106"/>
    <w:rsid w:val="00C21109"/>
    <w:rsid w:val="00C211B1"/>
    <w:rsid w:val="00C211E0"/>
    <w:rsid w:val="00C21224"/>
    <w:rsid w:val="00C216C9"/>
    <w:rsid w:val="00C2170D"/>
    <w:rsid w:val="00C21BDB"/>
    <w:rsid w:val="00C21D37"/>
    <w:rsid w:val="00C21FB5"/>
    <w:rsid w:val="00C22437"/>
    <w:rsid w:val="00C22780"/>
    <w:rsid w:val="00C22885"/>
    <w:rsid w:val="00C22EF8"/>
    <w:rsid w:val="00C23499"/>
    <w:rsid w:val="00C236FD"/>
    <w:rsid w:val="00C2381C"/>
    <w:rsid w:val="00C23A38"/>
    <w:rsid w:val="00C23B24"/>
    <w:rsid w:val="00C23B9F"/>
    <w:rsid w:val="00C23D0B"/>
    <w:rsid w:val="00C246EF"/>
    <w:rsid w:val="00C24723"/>
    <w:rsid w:val="00C24887"/>
    <w:rsid w:val="00C24F56"/>
    <w:rsid w:val="00C25008"/>
    <w:rsid w:val="00C25114"/>
    <w:rsid w:val="00C252C0"/>
    <w:rsid w:val="00C253F2"/>
    <w:rsid w:val="00C254D5"/>
    <w:rsid w:val="00C254E7"/>
    <w:rsid w:val="00C25D0A"/>
    <w:rsid w:val="00C25F80"/>
    <w:rsid w:val="00C268CD"/>
    <w:rsid w:val="00C26A06"/>
    <w:rsid w:val="00C26D01"/>
    <w:rsid w:val="00C26D75"/>
    <w:rsid w:val="00C26E31"/>
    <w:rsid w:val="00C2739F"/>
    <w:rsid w:val="00C273C0"/>
    <w:rsid w:val="00C277E2"/>
    <w:rsid w:val="00C27936"/>
    <w:rsid w:val="00C279C4"/>
    <w:rsid w:val="00C27AD9"/>
    <w:rsid w:val="00C27BC3"/>
    <w:rsid w:val="00C304E0"/>
    <w:rsid w:val="00C30543"/>
    <w:rsid w:val="00C316B5"/>
    <w:rsid w:val="00C3218C"/>
    <w:rsid w:val="00C324B7"/>
    <w:rsid w:val="00C32904"/>
    <w:rsid w:val="00C32912"/>
    <w:rsid w:val="00C32DAD"/>
    <w:rsid w:val="00C336A4"/>
    <w:rsid w:val="00C339D7"/>
    <w:rsid w:val="00C33AF2"/>
    <w:rsid w:val="00C341C3"/>
    <w:rsid w:val="00C341FB"/>
    <w:rsid w:val="00C341FD"/>
    <w:rsid w:val="00C342AE"/>
    <w:rsid w:val="00C34851"/>
    <w:rsid w:val="00C34AE1"/>
    <w:rsid w:val="00C34E6D"/>
    <w:rsid w:val="00C3530E"/>
    <w:rsid w:val="00C35413"/>
    <w:rsid w:val="00C356EE"/>
    <w:rsid w:val="00C357FC"/>
    <w:rsid w:val="00C35985"/>
    <w:rsid w:val="00C35A06"/>
    <w:rsid w:val="00C35A73"/>
    <w:rsid w:val="00C35B12"/>
    <w:rsid w:val="00C35CD4"/>
    <w:rsid w:val="00C36616"/>
    <w:rsid w:val="00C36CA2"/>
    <w:rsid w:val="00C37230"/>
    <w:rsid w:val="00C3738E"/>
    <w:rsid w:val="00C40443"/>
    <w:rsid w:val="00C40467"/>
    <w:rsid w:val="00C40482"/>
    <w:rsid w:val="00C40540"/>
    <w:rsid w:val="00C406CD"/>
    <w:rsid w:val="00C40D8B"/>
    <w:rsid w:val="00C40D98"/>
    <w:rsid w:val="00C40DC3"/>
    <w:rsid w:val="00C40F74"/>
    <w:rsid w:val="00C4276E"/>
    <w:rsid w:val="00C42BCB"/>
    <w:rsid w:val="00C42D9E"/>
    <w:rsid w:val="00C430AC"/>
    <w:rsid w:val="00C43126"/>
    <w:rsid w:val="00C43174"/>
    <w:rsid w:val="00C4334F"/>
    <w:rsid w:val="00C43651"/>
    <w:rsid w:val="00C438AB"/>
    <w:rsid w:val="00C43A5D"/>
    <w:rsid w:val="00C44B89"/>
    <w:rsid w:val="00C45130"/>
    <w:rsid w:val="00C4521A"/>
    <w:rsid w:val="00C45F6A"/>
    <w:rsid w:val="00C46119"/>
    <w:rsid w:val="00C46A1A"/>
    <w:rsid w:val="00C46CF6"/>
    <w:rsid w:val="00C46EB5"/>
    <w:rsid w:val="00C50030"/>
    <w:rsid w:val="00C502B1"/>
    <w:rsid w:val="00C506C1"/>
    <w:rsid w:val="00C507C1"/>
    <w:rsid w:val="00C509B0"/>
    <w:rsid w:val="00C50CE2"/>
    <w:rsid w:val="00C50FB6"/>
    <w:rsid w:val="00C51B46"/>
    <w:rsid w:val="00C51DB1"/>
    <w:rsid w:val="00C520FD"/>
    <w:rsid w:val="00C52F30"/>
    <w:rsid w:val="00C53091"/>
    <w:rsid w:val="00C53517"/>
    <w:rsid w:val="00C54166"/>
    <w:rsid w:val="00C54283"/>
    <w:rsid w:val="00C547DB"/>
    <w:rsid w:val="00C54F10"/>
    <w:rsid w:val="00C54F87"/>
    <w:rsid w:val="00C55068"/>
    <w:rsid w:val="00C55215"/>
    <w:rsid w:val="00C55562"/>
    <w:rsid w:val="00C555E1"/>
    <w:rsid w:val="00C556BC"/>
    <w:rsid w:val="00C55A04"/>
    <w:rsid w:val="00C56833"/>
    <w:rsid w:val="00C56D63"/>
    <w:rsid w:val="00C570E3"/>
    <w:rsid w:val="00C57110"/>
    <w:rsid w:val="00C573B6"/>
    <w:rsid w:val="00C57410"/>
    <w:rsid w:val="00C576AB"/>
    <w:rsid w:val="00C57812"/>
    <w:rsid w:val="00C57DA7"/>
    <w:rsid w:val="00C57E8D"/>
    <w:rsid w:val="00C57ECD"/>
    <w:rsid w:val="00C600DF"/>
    <w:rsid w:val="00C60384"/>
    <w:rsid w:val="00C60ABA"/>
    <w:rsid w:val="00C60D68"/>
    <w:rsid w:val="00C613EC"/>
    <w:rsid w:val="00C61CF2"/>
    <w:rsid w:val="00C621EB"/>
    <w:rsid w:val="00C627DE"/>
    <w:rsid w:val="00C62F48"/>
    <w:rsid w:val="00C63102"/>
    <w:rsid w:val="00C6314B"/>
    <w:rsid w:val="00C63681"/>
    <w:rsid w:val="00C63B22"/>
    <w:rsid w:val="00C63DE4"/>
    <w:rsid w:val="00C63E28"/>
    <w:rsid w:val="00C63FBE"/>
    <w:rsid w:val="00C6427A"/>
    <w:rsid w:val="00C64322"/>
    <w:rsid w:val="00C643DE"/>
    <w:rsid w:val="00C6467A"/>
    <w:rsid w:val="00C646F4"/>
    <w:rsid w:val="00C64727"/>
    <w:rsid w:val="00C64761"/>
    <w:rsid w:val="00C648CA"/>
    <w:rsid w:val="00C64D63"/>
    <w:rsid w:val="00C659A1"/>
    <w:rsid w:val="00C65A57"/>
    <w:rsid w:val="00C65C49"/>
    <w:rsid w:val="00C65ED9"/>
    <w:rsid w:val="00C66102"/>
    <w:rsid w:val="00C66518"/>
    <w:rsid w:val="00C66737"/>
    <w:rsid w:val="00C66A0B"/>
    <w:rsid w:val="00C66A38"/>
    <w:rsid w:val="00C66A68"/>
    <w:rsid w:val="00C66A86"/>
    <w:rsid w:val="00C66DA4"/>
    <w:rsid w:val="00C66F6A"/>
    <w:rsid w:val="00C66F8A"/>
    <w:rsid w:val="00C671BA"/>
    <w:rsid w:val="00C671F2"/>
    <w:rsid w:val="00C674BA"/>
    <w:rsid w:val="00C679B2"/>
    <w:rsid w:val="00C67B21"/>
    <w:rsid w:val="00C67C6E"/>
    <w:rsid w:val="00C701F1"/>
    <w:rsid w:val="00C70AAB"/>
    <w:rsid w:val="00C71120"/>
    <w:rsid w:val="00C71E5F"/>
    <w:rsid w:val="00C72800"/>
    <w:rsid w:val="00C72A5A"/>
    <w:rsid w:val="00C732A2"/>
    <w:rsid w:val="00C73442"/>
    <w:rsid w:val="00C737E4"/>
    <w:rsid w:val="00C73A55"/>
    <w:rsid w:val="00C73A6B"/>
    <w:rsid w:val="00C73AE7"/>
    <w:rsid w:val="00C73C53"/>
    <w:rsid w:val="00C748CD"/>
    <w:rsid w:val="00C74A56"/>
    <w:rsid w:val="00C74B67"/>
    <w:rsid w:val="00C74CD3"/>
    <w:rsid w:val="00C75542"/>
    <w:rsid w:val="00C75713"/>
    <w:rsid w:val="00C758C9"/>
    <w:rsid w:val="00C75C59"/>
    <w:rsid w:val="00C75C78"/>
    <w:rsid w:val="00C75D34"/>
    <w:rsid w:val="00C762F1"/>
    <w:rsid w:val="00C766AA"/>
    <w:rsid w:val="00C76A79"/>
    <w:rsid w:val="00C77009"/>
    <w:rsid w:val="00C77912"/>
    <w:rsid w:val="00C77D45"/>
    <w:rsid w:val="00C77E97"/>
    <w:rsid w:val="00C80074"/>
    <w:rsid w:val="00C80101"/>
    <w:rsid w:val="00C80514"/>
    <w:rsid w:val="00C80747"/>
    <w:rsid w:val="00C80B7C"/>
    <w:rsid w:val="00C80BB7"/>
    <w:rsid w:val="00C80D40"/>
    <w:rsid w:val="00C81059"/>
    <w:rsid w:val="00C814FB"/>
    <w:rsid w:val="00C81C4E"/>
    <w:rsid w:val="00C81E6C"/>
    <w:rsid w:val="00C81FF9"/>
    <w:rsid w:val="00C8266C"/>
    <w:rsid w:val="00C826F2"/>
    <w:rsid w:val="00C82E25"/>
    <w:rsid w:val="00C83F04"/>
    <w:rsid w:val="00C84207"/>
    <w:rsid w:val="00C846B8"/>
    <w:rsid w:val="00C84725"/>
    <w:rsid w:val="00C84B1F"/>
    <w:rsid w:val="00C84D01"/>
    <w:rsid w:val="00C854E0"/>
    <w:rsid w:val="00C85650"/>
    <w:rsid w:val="00C85958"/>
    <w:rsid w:val="00C85AE9"/>
    <w:rsid w:val="00C85D14"/>
    <w:rsid w:val="00C86162"/>
    <w:rsid w:val="00C861DA"/>
    <w:rsid w:val="00C866A5"/>
    <w:rsid w:val="00C86A0E"/>
    <w:rsid w:val="00C86A9E"/>
    <w:rsid w:val="00C902F9"/>
    <w:rsid w:val="00C90545"/>
    <w:rsid w:val="00C90752"/>
    <w:rsid w:val="00C90AFB"/>
    <w:rsid w:val="00C9134F"/>
    <w:rsid w:val="00C91972"/>
    <w:rsid w:val="00C91C4D"/>
    <w:rsid w:val="00C92733"/>
    <w:rsid w:val="00C92C97"/>
    <w:rsid w:val="00C92F52"/>
    <w:rsid w:val="00C93D9C"/>
    <w:rsid w:val="00C944F7"/>
    <w:rsid w:val="00C94A02"/>
    <w:rsid w:val="00C94B6C"/>
    <w:rsid w:val="00C94E95"/>
    <w:rsid w:val="00C94FA8"/>
    <w:rsid w:val="00C95263"/>
    <w:rsid w:val="00C9526A"/>
    <w:rsid w:val="00C958E7"/>
    <w:rsid w:val="00C95DC2"/>
    <w:rsid w:val="00C96119"/>
    <w:rsid w:val="00C962B2"/>
    <w:rsid w:val="00C9714D"/>
    <w:rsid w:val="00C97264"/>
    <w:rsid w:val="00C973B9"/>
    <w:rsid w:val="00C97767"/>
    <w:rsid w:val="00C97BE3"/>
    <w:rsid w:val="00CA04F6"/>
    <w:rsid w:val="00CA0966"/>
    <w:rsid w:val="00CA0F64"/>
    <w:rsid w:val="00CA1000"/>
    <w:rsid w:val="00CA123E"/>
    <w:rsid w:val="00CA1245"/>
    <w:rsid w:val="00CA170B"/>
    <w:rsid w:val="00CA2119"/>
    <w:rsid w:val="00CA251B"/>
    <w:rsid w:val="00CA2737"/>
    <w:rsid w:val="00CA2E15"/>
    <w:rsid w:val="00CA32E7"/>
    <w:rsid w:val="00CA344E"/>
    <w:rsid w:val="00CA3B16"/>
    <w:rsid w:val="00CA40E6"/>
    <w:rsid w:val="00CA424B"/>
    <w:rsid w:val="00CA4866"/>
    <w:rsid w:val="00CA4B91"/>
    <w:rsid w:val="00CA4D11"/>
    <w:rsid w:val="00CA4F72"/>
    <w:rsid w:val="00CA51B6"/>
    <w:rsid w:val="00CA53FB"/>
    <w:rsid w:val="00CA5B2E"/>
    <w:rsid w:val="00CA64CB"/>
    <w:rsid w:val="00CA693B"/>
    <w:rsid w:val="00CA6998"/>
    <w:rsid w:val="00CA6DAE"/>
    <w:rsid w:val="00CA73E7"/>
    <w:rsid w:val="00CA7413"/>
    <w:rsid w:val="00CA799A"/>
    <w:rsid w:val="00CA7AB9"/>
    <w:rsid w:val="00CA7D5F"/>
    <w:rsid w:val="00CA7E28"/>
    <w:rsid w:val="00CA7E99"/>
    <w:rsid w:val="00CB01AA"/>
    <w:rsid w:val="00CB01E5"/>
    <w:rsid w:val="00CB03FF"/>
    <w:rsid w:val="00CB0413"/>
    <w:rsid w:val="00CB100D"/>
    <w:rsid w:val="00CB1429"/>
    <w:rsid w:val="00CB1489"/>
    <w:rsid w:val="00CB16D7"/>
    <w:rsid w:val="00CB1786"/>
    <w:rsid w:val="00CB1B98"/>
    <w:rsid w:val="00CB2ADF"/>
    <w:rsid w:val="00CB2DA9"/>
    <w:rsid w:val="00CB3181"/>
    <w:rsid w:val="00CB3368"/>
    <w:rsid w:val="00CB36DB"/>
    <w:rsid w:val="00CB3B39"/>
    <w:rsid w:val="00CB4174"/>
    <w:rsid w:val="00CB41E2"/>
    <w:rsid w:val="00CB46B2"/>
    <w:rsid w:val="00CB4B75"/>
    <w:rsid w:val="00CB4CFD"/>
    <w:rsid w:val="00CB52EB"/>
    <w:rsid w:val="00CB5343"/>
    <w:rsid w:val="00CB5706"/>
    <w:rsid w:val="00CB5CD2"/>
    <w:rsid w:val="00CB6042"/>
    <w:rsid w:val="00CB624C"/>
    <w:rsid w:val="00CB631E"/>
    <w:rsid w:val="00CB649C"/>
    <w:rsid w:val="00CB69AA"/>
    <w:rsid w:val="00CB69FD"/>
    <w:rsid w:val="00CB6A55"/>
    <w:rsid w:val="00CB6B38"/>
    <w:rsid w:val="00CB71E8"/>
    <w:rsid w:val="00CB7AA8"/>
    <w:rsid w:val="00CC017D"/>
    <w:rsid w:val="00CC017F"/>
    <w:rsid w:val="00CC0659"/>
    <w:rsid w:val="00CC06A3"/>
    <w:rsid w:val="00CC08F0"/>
    <w:rsid w:val="00CC0CE0"/>
    <w:rsid w:val="00CC0F1F"/>
    <w:rsid w:val="00CC10E0"/>
    <w:rsid w:val="00CC119D"/>
    <w:rsid w:val="00CC11DB"/>
    <w:rsid w:val="00CC1427"/>
    <w:rsid w:val="00CC15C5"/>
    <w:rsid w:val="00CC1840"/>
    <w:rsid w:val="00CC18E9"/>
    <w:rsid w:val="00CC19FA"/>
    <w:rsid w:val="00CC1AAA"/>
    <w:rsid w:val="00CC1C17"/>
    <w:rsid w:val="00CC1C33"/>
    <w:rsid w:val="00CC1FD6"/>
    <w:rsid w:val="00CC22E1"/>
    <w:rsid w:val="00CC24F0"/>
    <w:rsid w:val="00CC2558"/>
    <w:rsid w:val="00CC2D38"/>
    <w:rsid w:val="00CC2EA4"/>
    <w:rsid w:val="00CC308F"/>
    <w:rsid w:val="00CC31A3"/>
    <w:rsid w:val="00CC3C46"/>
    <w:rsid w:val="00CC4291"/>
    <w:rsid w:val="00CC4860"/>
    <w:rsid w:val="00CC5570"/>
    <w:rsid w:val="00CC58E5"/>
    <w:rsid w:val="00CC5A69"/>
    <w:rsid w:val="00CC5DCD"/>
    <w:rsid w:val="00CC5F62"/>
    <w:rsid w:val="00CC60BF"/>
    <w:rsid w:val="00CC6104"/>
    <w:rsid w:val="00CC6159"/>
    <w:rsid w:val="00CC667C"/>
    <w:rsid w:val="00CC69AD"/>
    <w:rsid w:val="00CC70CE"/>
    <w:rsid w:val="00CC7464"/>
    <w:rsid w:val="00CC7F4E"/>
    <w:rsid w:val="00CD0178"/>
    <w:rsid w:val="00CD0186"/>
    <w:rsid w:val="00CD0542"/>
    <w:rsid w:val="00CD0A86"/>
    <w:rsid w:val="00CD1374"/>
    <w:rsid w:val="00CD159B"/>
    <w:rsid w:val="00CD1B8A"/>
    <w:rsid w:val="00CD1D59"/>
    <w:rsid w:val="00CD1F74"/>
    <w:rsid w:val="00CD2007"/>
    <w:rsid w:val="00CD22EF"/>
    <w:rsid w:val="00CD24F4"/>
    <w:rsid w:val="00CD2AF5"/>
    <w:rsid w:val="00CD2E13"/>
    <w:rsid w:val="00CD31B3"/>
    <w:rsid w:val="00CD32B0"/>
    <w:rsid w:val="00CD33B6"/>
    <w:rsid w:val="00CD37D4"/>
    <w:rsid w:val="00CD39D1"/>
    <w:rsid w:val="00CD3C32"/>
    <w:rsid w:val="00CD3E40"/>
    <w:rsid w:val="00CD42E2"/>
    <w:rsid w:val="00CD44DF"/>
    <w:rsid w:val="00CD485C"/>
    <w:rsid w:val="00CD4A30"/>
    <w:rsid w:val="00CD571A"/>
    <w:rsid w:val="00CD5D08"/>
    <w:rsid w:val="00CD6091"/>
    <w:rsid w:val="00CD618F"/>
    <w:rsid w:val="00CD64A8"/>
    <w:rsid w:val="00CD65EC"/>
    <w:rsid w:val="00CD689B"/>
    <w:rsid w:val="00CD6CE1"/>
    <w:rsid w:val="00CD6DF9"/>
    <w:rsid w:val="00CD7186"/>
    <w:rsid w:val="00CD73D4"/>
    <w:rsid w:val="00CD75AC"/>
    <w:rsid w:val="00CD75E3"/>
    <w:rsid w:val="00CD793C"/>
    <w:rsid w:val="00CD7C3E"/>
    <w:rsid w:val="00CE040A"/>
    <w:rsid w:val="00CE05E2"/>
    <w:rsid w:val="00CE066E"/>
    <w:rsid w:val="00CE0787"/>
    <w:rsid w:val="00CE0F2F"/>
    <w:rsid w:val="00CE12CC"/>
    <w:rsid w:val="00CE13CB"/>
    <w:rsid w:val="00CE14C6"/>
    <w:rsid w:val="00CE1555"/>
    <w:rsid w:val="00CE1801"/>
    <w:rsid w:val="00CE1B2D"/>
    <w:rsid w:val="00CE1D43"/>
    <w:rsid w:val="00CE211C"/>
    <w:rsid w:val="00CE2663"/>
    <w:rsid w:val="00CE28E0"/>
    <w:rsid w:val="00CE305F"/>
    <w:rsid w:val="00CE36FF"/>
    <w:rsid w:val="00CE425A"/>
    <w:rsid w:val="00CE426D"/>
    <w:rsid w:val="00CE4279"/>
    <w:rsid w:val="00CE4374"/>
    <w:rsid w:val="00CE446F"/>
    <w:rsid w:val="00CE4704"/>
    <w:rsid w:val="00CE47A1"/>
    <w:rsid w:val="00CE4B2B"/>
    <w:rsid w:val="00CE4E54"/>
    <w:rsid w:val="00CE4E9C"/>
    <w:rsid w:val="00CE4F72"/>
    <w:rsid w:val="00CE4F9E"/>
    <w:rsid w:val="00CE509B"/>
    <w:rsid w:val="00CE50D3"/>
    <w:rsid w:val="00CE5132"/>
    <w:rsid w:val="00CE5787"/>
    <w:rsid w:val="00CE57F2"/>
    <w:rsid w:val="00CE5EB4"/>
    <w:rsid w:val="00CE60EA"/>
    <w:rsid w:val="00CE65F3"/>
    <w:rsid w:val="00CE695E"/>
    <w:rsid w:val="00CE6D2A"/>
    <w:rsid w:val="00CE6F0C"/>
    <w:rsid w:val="00CE70CB"/>
    <w:rsid w:val="00CE7432"/>
    <w:rsid w:val="00CE761B"/>
    <w:rsid w:val="00CE7786"/>
    <w:rsid w:val="00CE77EB"/>
    <w:rsid w:val="00CF023F"/>
    <w:rsid w:val="00CF0381"/>
    <w:rsid w:val="00CF0803"/>
    <w:rsid w:val="00CF093B"/>
    <w:rsid w:val="00CF098E"/>
    <w:rsid w:val="00CF0CC9"/>
    <w:rsid w:val="00CF0F4A"/>
    <w:rsid w:val="00CF1143"/>
    <w:rsid w:val="00CF15BF"/>
    <w:rsid w:val="00CF1B87"/>
    <w:rsid w:val="00CF1BA3"/>
    <w:rsid w:val="00CF1E32"/>
    <w:rsid w:val="00CF1F0A"/>
    <w:rsid w:val="00CF22A1"/>
    <w:rsid w:val="00CF24F5"/>
    <w:rsid w:val="00CF25F7"/>
    <w:rsid w:val="00CF26F1"/>
    <w:rsid w:val="00CF2778"/>
    <w:rsid w:val="00CF287A"/>
    <w:rsid w:val="00CF2A33"/>
    <w:rsid w:val="00CF2B1A"/>
    <w:rsid w:val="00CF3E03"/>
    <w:rsid w:val="00CF4032"/>
    <w:rsid w:val="00CF411A"/>
    <w:rsid w:val="00CF43D9"/>
    <w:rsid w:val="00CF4D57"/>
    <w:rsid w:val="00CF5222"/>
    <w:rsid w:val="00CF5377"/>
    <w:rsid w:val="00CF59DD"/>
    <w:rsid w:val="00CF5C92"/>
    <w:rsid w:val="00CF5DE7"/>
    <w:rsid w:val="00CF6371"/>
    <w:rsid w:val="00CF63EF"/>
    <w:rsid w:val="00CF6437"/>
    <w:rsid w:val="00CF6511"/>
    <w:rsid w:val="00CF6F81"/>
    <w:rsid w:val="00CF773B"/>
    <w:rsid w:val="00CF7796"/>
    <w:rsid w:val="00CF7C99"/>
    <w:rsid w:val="00D00A08"/>
    <w:rsid w:val="00D00EE7"/>
    <w:rsid w:val="00D01026"/>
    <w:rsid w:val="00D01042"/>
    <w:rsid w:val="00D0126F"/>
    <w:rsid w:val="00D01DE3"/>
    <w:rsid w:val="00D02193"/>
    <w:rsid w:val="00D022D3"/>
    <w:rsid w:val="00D02D01"/>
    <w:rsid w:val="00D03584"/>
    <w:rsid w:val="00D0382F"/>
    <w:rsid w:val="00D04CF8"/>
    <w:rsid w:val="00D04F0B"/>
    <w:rsid w:val="00D0542A"/>
    <w:rsid w:val="00D05471"/>
    <w:rsid w:val="00D05A8B"/>
    <w:rsid w:val="00D05C91"/>
    <w:rsid w:val="00D05D30"/>
    <w:rsid w:val="00D05D39"/>
    <w:rsid w:val="00D05DD7"/>
    <w:rsid w:val="00D06807"/>
    <w:rsid w:val="00D069FB"/>
    <w:rsid w:val="00D06AD0"/>
    <w:rsid w:val="00D06DA2"/>
    <w:rsid w:val="00D074A0"/>
    <w:rsid w:val="00D0790D"/>
    <w:rsid w:val="00D07A61"/>
    <w:rsid w:val="00D07E0A"/>
    <w:rsid w:val="00D07F62"/>
    <w:rsid w:val="00D07F77"/>
    <w:rsid w:val="00D07FBE"/>
    <w:rsid w:val="00D11139"/>
    <w:rsid w:val="00D1160C"/>
    <w:rsid w:val="00D1203D"/>
    <w:rsid w:val="00D12247"/>
    <w:rsid w:val="00D125DC"/>
    <w:rsid w:val="00D12757"/>
    <w:rsid w:val="00D12777"/>
    <w:rsid w:val="00D12961"/>
    <w:rsid w:val="00D12BD3"/>
    <w:rsid w:val="00D13239"/>
    <w:rsid w:val="00D13521"/>
    <w:rsid w:val="00D136CD"/>
    <w:rsid w:val="00D149C4"/>
    <w:rsid w:val="00D14D9F"/>
    <w:rsid w:val="00D14FD9"/>
    <w:rsid w:val="00D15D59"/>
    <w:rsid w:val="00D15D98"/>
    <w:rsid w:val="00D16028"/>
    <w:rsid w:val="00D160B1"/>
    <w:rsid w:val="00D162C0"/>
    <w:rsid w:val="00D16772"/>
    <w:rsid w:val="00D1687E"/>
    <w:rsid w:val="00D168AD"/>
    <w:rsid w:val="00D16A2F"/>
    <w:rsid w:val="00D16B95"/>
    <w:rsid w:val="00D16C38"/>
    <w:rsid w:val="00D17249"/>
    <w:rsid w:val="00D17254"/>
    <w:rsid w:val="00D175AA"/>
    <w:rsid w:val="00D20281"/>
    <w:rsid w:val="00D20417"/>
    <w:rsid w:val="00D205DC"/>
    <w:rsid w:val="00D205E2"/>
    <w:rsid w:val="00D206BA"/>
    <w:rsid w:val="00D206EF"/>
    <w:rsid w:val="00D20BC5"/>
    <w:rsid w:val="00D20CDC"/>
    <w:rsid w:val="00D212FA"/>
    <w:rsid w:val="00D21CF1"/>
    <w:rsid w:val="00D223B9"/>
    <w:rsid w:val="00D22EED"/>
    <w:rsid w:val="00D23250"/>
    <w:rsid w:val="00D235EA"/>
    <w:rsid w:val="00D238BF"/>
    <w:rsid w:val="00D245BF"/>
    <w:rsid w:val="00D24B85"/>
    <w:rsid w:val="00D25348"/>
    <w:rsid w:val="00D253F0"/>
    <w:rsid w:val="00D253FB"/>
    <w:rsid w:val="00D2548E"/>
    <w:rsid w:val="00D25B8B"/>
    <w:rsid w:val="00D25D15"/>
    <w:rsid w:val="00D25EC9"/>
    <w:rsid w:val="00D25F9A"/>
    <w:rsid w:val="00D26B04"/>
    <w:rsid w:val="00D26FE1"/>
    <w:rsid w:val="00D30895"/>
    <w:rsid w:val="00D30938"/>
    <w:rsid w:val="00D30D26"/>
    <w:rsid w:val="00D30E0A"/>
    <w:rsid w:val="00D31021"/>
    <w:rsid w:val="00D31184"/>
    <w:rsid w:val="00D311F2"/>
    <w:rsid w:val="00D31311"/>
    <w:rsid w:val="00D316B8"/>
    <w:rsid w:val="00D32109"/>
    <w:rsid w:val="00D3239F"/>
    <w:rsid w:val="00D324BE"/>
    <w:rsid w:val="00D32B53"/>
    <w:rsid w:val="00D32E98"/>
    <w:rsid w:val="00D32FAA"/>
    <w:rsid w:val="00D33A53"/>
    <w:rsid w:val="00D33C93"/>
    <w:rsid w:val="00D33EF9"/>
    <w:rsid w:val="00D342E8"/>
    <w:rsid w:val="00D34607"/>
    <w:rsid w:val="00D3475F"/>
    <w:rsid w:val="00D34B54"/>
    <w:rsid w:val="00D34B5C"/>
    <w:rsid w:val="00D34BBF"/>
    <w:rsid w:val="00D34C95"/>
    <w:rsid w:val="00D34D57"/>
    <w:rsid w:val="00D3503C"/>
    <w:rsid w:val="00D35733"/>
    <w:rsid w:val="00D36984"/>
    <w:rsid w:val="00D36CE0"/>
    <w:rsid w:val="00D36F85"/>
    <w:rsid w:val="00D376B9"/>
    <w:rsid w:val="00D378A1"/>
    <w:rsid w:val="00D379B1"/>
    <w:rsid w:val="00D37CA3"/>
    <w:rsid w:val="00D37D44"/>
    <w:rsid w:val="00D4036C"/>
    <w:rsid w:val="00D4054B"/>
    <w:rsid w:val="00D40623"/>
    <w:rsid w:val="00D40C4F"/>
    <w:rsid w:val="00D41368"/>
    <w:rsid w:val="00D4146C"/>
    <w:rsid w:val="00D414C6"/>
    <w:rsid w:val="00D41665"/>
    <w:rsid w:val="00D41A31"/>
    <w:rsid w:val="00D41C59"/>
    <w:rsid w:val="00D4243E"/>
    <w:rsid w:val="00D429BC"/>
    <w:rsid w:val="00D42BA4"/>
    <w:rsid w:val="00D42ED0"/>
    <w:rsid w:val="00D432DE"/>
    <w:rsid w:val="00D43476"/>
    <w:rsid w:val="00D4366D"/>
    <w:rsid w:val="00D43831"/>
    <w:rsid w:val="00D4393F"/>
    <w:rsid w:val="00D43F46"/>
    <w:rsid w:val="00D44174"/>
    <w:rsid w:val="00D44352"/>
    <w:rsid w:val="00D44D54"/>
    <w:rsid w:val="00D45437"/>
    <w:rsid w:val="00D45567"/>
    <w:rsid w:val="00D455F0"/>
    <w:rsid w:val="00D457E4"/>
    <w:rsid w:val="00D45ECE"/>
    <w:rsid w:val="00D464F9"/>
    <w:rsid w:val="00D46923"/>
    <w:rsid w:val="00D4788A"/>
    <w:rsid w:val="00D479BA"/>
    <w:rsid w:val="00D47B6E"/>
    <w:rsid w:val="00D47DDD"/>
    <w:rsid w:val="00D47FAE"/>
    <w:rsid w:val="00D500E3"/>
    <w:rsid w:val="00D50BAE"/>
    <w:rsid w:val="00D50D4D"/>
    <w:rsid w:val="00D50D8C"/>
    <w:rsid w:val="00D517EB"/>
    <w:rsid w:val="00D51954"/>
    <w:rsid w:val="00D521A9"/>
    <w:rsid w:val="00D525D7"/>
    <w:rsid w:val="00D52676"/>
    <w:rsid w:val="00D52A3C"/>
    <w:rsid w:val="00D52ECC"/>
    <w:rsid w:val="00D52F84"/>
    <w:rsid w:val="00D53D2E"/>
    <w:rsid w:val="00D54049"/>
    <w:rsid w:val="00D5405C"/>
    <w:rsid w:val="00D5461C"/>
    <w:rsid w:val="00D54681"/>
    <w:rsid w:val="00D54712"/>
    <w:rsid w:val="00D54A17"/>
    <w:rsid w:val="00D54A32"/>
    <w:rsid w:val="00D54BB2"/>
    <w:rsid w:val="00D54EC9"/>
    <w:rsid w:val="00D5521D"/>
    <w:rsid w:val="00D552C2"/>
    <w:rsid w:val="00D55491"/>
    <w:rsid w:val="00D554FD"/>
    <w:rsid w:val="00D55DCF"/>
    <w:rsid w:val="00D565A5"/>
    <w:rsid w:val="00D5686D"/>
    <w:rsid w:val="00D569C9"/>
    <w:rsid w:val="00D56A3B"/>
    <w:rsid w:val="00D56B96"/>
    <w:rsid w:val="00D572A8"/>
    <w:rsid w:val="00D575B3"/>
    <w:rsid w:val="00D578EF"/>
    <w:rsid w:val="00D579F3"/>
    <w:rsid w:val="00D57C0E"/>
    <w:rsid w:val="00D57C7F"/>
    <w:rsid w:val="00D57ECD"/>
    <w:rsid w:val="00D57EE4"/>
    <w:rsid w:val="00D60439"/>
    <w:rsid w:val="00D60553"/>
    <w:rsid w:val="00D607DC"/>
    <w:rsid w:val="00D60EEC"/>
    <w:rsid w:val="00D612B0"/>
    <w:rsid w:val="00D614AF"/>
    <w:rsid w:val="00D6175B"/>
    <w:rsid w:val="00D61823"/>
    <w:rsid w:val="00D61FAD"/>
    <w:rsid w:val="00D62186"/>
    <w:rsid w:val="00D622BF"/>
    <w:rsid w:val="00D622EB"/>
    <w:rsid w:val="00D628F2"/>
    <w:rsid w:val="00D62BE7"/>
    <w:rsid w:val="00D63BC0"/>
    <w:rsid w:val="00D643E6"/>
    <w:rsid w:val="00D6483B"/>
    <w:rsid w:val="00D651D3"/>
    <w:rsid w:val="00D652CD"/>
    <w:rsid w:val="00D659DC"/>
    <w:rsid w:val="00D65A7F"/>
    <w:rsid w:val="00D65AE2"/>
    <w:rsid w:val="00D65C29"/>
    <w:rsid w:val="00D661AE"/>
    <w:rsid w:val="00D666F4"/>
    <w:rsid w:val="00D6690F"/>
    <w:rsid w:val="00D66913"/>
    <w:rsid w:val="00D67394"/>
    <w:rsid w:val="00D67E5C"/>
    <w:rsid w:val="00D67F3A"/>
    <w:rsid w:val="00D701C8"/>
    <w:rsid w:val="00D70C17"/>
    <w:rsid w:val="00D70FED"/>
    <w:rsid w:val="00D7168E"/>
    <w:rsid w:val="00D71780"/>
    <w:rsid w:val="00D72170"/>
    <w:rsid w:val="00D72581"/>
    <w:rsid w:val="00D72AE8"/>
    <w:rsid w:val="00D72DA6"/>
    <w:rsid w:val="00D72E92"/>
    <w:rsid w:val="00D73361"/>
    <w:rsid w:val="00D74005"/>
    <w:rsid w:val="00D742A3"/>
    <w:rsid w:val="00D743BE"/>
    <w:rsid w:val="00D7458A"/>
    <w:rsid w:val="00D74712"/>
    <w:rsid w:val="00D74771"/>
    <w:rsid w:val="00D74C0F"/>
    <w:rsid w:val="00D74C4F"/>
    <w:rsid w:val="00D75217"/>
    <w:rsid w:val="00D75429"/>
    <w:rsid w:val="00D7547E"/>
    <w:rsid w:val="00D75A9D"/>
    <w:rsid w:val="00D75B38"/>
    <w:rsid w:val="00D75CAA"/>
    <w:rsid w:val="00D75DEB"/>
    <w:rsid w:val="00D75E75"/>
    <w:rsid w:val="00D75EB4"/>
    <w:rsid w:val="00D768F3"/>
    <w:rsid w:val="00D76A51"/>
    <w:rsid w:val="00D77010"/>
    <w:rsid w:val="00D77509"/>
    <w:rsid w:val="00D77527"/>
    <w:rsid w:val="00D77762"/>
    <w:rsid w:val="00D77E4B"/>
    <w:rsid w:val="00D801FA"/>
    <w:rsid w:val="00D80541"/>
    <w:rsid w:val="00D8065A"/>
    <w:rsid w:val="00D8065F"/>
    <w:rsid w:val="00D8078F"/>
    <w:rsid w:val="00D80F38"/>
    <w:rsid w:val="00D814BA"/>
    <w:rsid w:val="00D8158C"/>
    <w:rsid w:val="00D816DA"/>
    <w:rsid w:val="00D819BA"/>
    <w:rsid w:val="00D81AF5"/>
    <w:rsid w:val="00D81C8B"/>
    <w:rsid w:val="00D81CE2"/>
    <w:rsid w:val="00D81DD9"/>
    <w:rsid w:val="00D81F1D"/>
    <w:rsid w:val="00D8237B"/>
    <w:rsid w:val="00D82571"/>
    <w:rsid w:val="00D82AC2"/>
    <w:rsid w:val="00D82BC0"/>
    <w:rsid w:val="00D82C05"/>
    <w:rsid w:val="00D82EDD"/>
    <w:rsid w:val="00D838A2"/>
    <w:rsid w:val="00D83DE8"/>
    <w:rsid w:val="00D83E22"/>
    <w:rsid w:val="00D840BD"/>
    <w:rsid w:val="00D8464E"/>
    <w:rsid w:val="00D84697"/>
    <w:rsid w:val="00D84754"/>
    <w:rsid w:val="00D850DE"/>
    <w:rsid w:val="00D8516C"/>
    <w:rsid w:val="00D85243"/>
    <w:rsid w:val="00D8547F"/>
    <w:rsid w:val="00D85A21"/>
    <w:rsid w:val="00D85C44"/>
    <w:rsid w:val="00D85D22"/>
    <w:rsid w:val="00D8602D"/>
    <w:rsid w:val="00D861A1"/>
    <w:rsid w:val="00D86E0D"/>
    <w:rsid w:val="00D870A0"/>
    <w:rsid w:val="00D87191"/>
    <w:rsid w:val="00D872ED"/>
    <w:rsid w:val="00D873BE"/>
    <w:rsid w:val="00D8766C"/>
    <w:rsid w:val="00D878C6"/>
    <w:rsid w:val="00D8794D"/>
    <w:rsid w:val="00D87A21"/>
    <w:rsid w:val="00D87B18"/>
    <w:rsid w:val="00D906FB"/>
    <w:rsid w:val="00D9074C"/>
    <w:rsid w:val="00D907BF"/>
    <w:rsid w:val="00D908FE"/>
    <w:rsid w:val="00D90909"/>
    <w:rsid w:val="00D90C05"/>
    <w:rsid w:val="00D90C32"/>
    <w:rsid w:val="00D91018"/>
    <w:rsid w:val="00D911E6"/>
    <w:rsid w:val="00D91827"/>
    <w:rsid w:val="00D91AAB"/>
    <w:rsid w:val="00D91B75"/>
    <w:rsid w:val="00D91EA4"/>
    <w:rsid w:val="00D9270E"/>
    <w:rsid w:val="00D927D9"/>
    <w:rsid w:val="00D928D0"/>
    <w:rsid w:val="00D92F0D"/>
    <w:rsid w:val="00D93741"/>
    <w:rsid w:val="00D93892"/>
    <w:rsid w:val="00D93946"/>
    <w:rsid w:val="00D939D2"/>
    <w:rsid w:val="00D93DE4"/>
    <w:rsid w:val="00D94372"/>
    <w:rsid w:val="00D948AE"/>
    <w:rsid w:val="00D94954"/>
    <w:rsid w:val="00D954B9"/>
    <w:rsid w:val="00D954BF"/>
    <w:rsid w:val="00D95F57"/>
    <w:rsid w:val="00D960BB"/>
    <w:rsid w:val="00D96112"/>
    <w:rsid w:val="00D961E4"/>
    <w:rsid w:val="00D961F5"/>
    <w:rsid w:val="00D969C6"/>
    <w:rsid w:val="00D96D9A"/>
    <w:rsid w:val="00D972E2"/>
    <w:rsid w:val="00D97550"/>
    <w:rsid w:val="00D97ADF"/>
    <w:rsid w:val="00D97D92"/>
    <w:rsid w:val="00DA083B"/>
    <w:rsid w:val="00DA09A4"/>
    <w:rsid w:val="00DA1269"/>
    <w:rsid w:val="00DA17FA"/>
    <w:rsid w:val="00DA1913"/>
    <w:rsid w:val="00DA1B8D"/>
    <w:rsid w:val="00DA1FBD"/>
    <w:rsid w:val="00DA21EA"/>
    <w:rsid w:val="00DA22AB"/>
    <w:rsid w:val="00DA280D"/>
    <w:rsid w:val="00DA2A9D"/>
    <w:rsid w:val="00DA2C33"/>
    <w:rsid w:val="00DA35FD"/>
    <w:rsid w:val="00DA40DF"/>
    <w:rsid w:val="00DA4A13"/>
    <w:rsid w:val="00DA4F49"/>
    <w:rsid w:val="00DA5219"/>
    <w:rsid w:val="00DA5272"/>
    <w:rsid w:val="00DA5A98"/>
    <w:rsid w:val="00DA5E26"/>
    <w:rsid w:val="00DA6564"/>
    <w:rsid w:val="00DA6930"/>
    <w:rsid w:val="00DA6DE1"/>
    <w:rsid w:val="00DA6EAC"/>
    <w:rsid w:val="00DA7320"/>
    <w:rsid w:val="00DA73EB"/>
    <w:rsid w:val="00DA7EFE"/>
    <w:rsid w:val="00DB0449"/>
    <w:rsid w:val="00DB0A62"/>
    <w:rsid w:val="00DB0EC2"/>
    <w:rsid w:val="00DB0F06"/>
    <w:rsid w:val="00DB0F2B"/>
    <w:rsid w:val="00DB1A6A"/>
    <w:rsid w:val="00DB1FC7"/>
    <w:rsid w:val="00DB2BFE"/>
    <w:rsid w:val="00DB2FDB"/>
    <w:rsid w:val="00DB338A"/>
    <w:rsid w:val="00DB347C"/>
    <w:rsid w:val="00DB3D23"/>
    <w:rsid w:val="00DB3E28"/>
    <w:rsid w:val="00DB40C7"/>
    <w:rsid w:val="00DB4221"/>
    <w:rsid w:val="00DB476B"/>
    <w:rsid w:val="00DB49E1"/>
    <w:rsid w:val="00DB4A85"/>
    <w:rsid w:val="00DB4EED"/>
    <w:rsid w:val="00DB50C5"/>
    <w:rsid w:val="00DB516F"/>
    <w:rsid w:val="00DB5357"/>
    <w:rsid w:val="00DB55BC"/>
    <w:rsid w:val="00DB5800"/>
    <w:rsid w:val="00DB5975"/>
    <w:rsid w:val="00DB5B10"/>
    <w:rsid w:val="00DB5BA0"/>
    <w:rsid w:val="00DB5CD8"/>
    <w:rsid w:val="00DB67B7"/>
    <w:rsid w:val="00DB7A7F"/>
    <w:rsid w:val="00DB7BCF"/>
    <w:rsid w:val="00DB7C7D"/>
    <w:rsid w:val="00DB7EF9"/>
    <w:rsid w:val="00DC006A"/>
    <w:rsid w:val="00DC0073"/>
    <w:rsid w:val="00DC0CA2"/>
    <w:rsid w:val="00DC0F8C"/>
    <w:rsid w:val="00DC1094"/>
    <w:rsid w:val="00DC1E8C"/>
    <w:rsid w:val="00DC1FC8"/>
    <w:rsid w:val="00DC2006"/>
    <w:rsid w:val="00DC233E"/>
    <w:rsid w:val="00DC24A5"/>
    <w:rsid w:val="00DC3102"/>
    <w:rsid w:val="00DC3A0B"/>
    <w:rsid w:val="00DC3DED"/>
    <w:rsid w:val="00DC3F1A"/>
    <w:rsid w:val="00DC3F7D"/>
    <w:rsid w:val="00DC444E"/>
    <w:rsid w:val="00DC4660"/>
    <w:rsid w:val="00DC4B47"/>
    <w:rsid w:val="00DC5487"/>
    <w:rsid w:val="00DC59DA"/>
    <w:rsid w:val="00DC5A50"/>
    <w:rsid w:val="00DC6CFD"/>
    <w:rsid w:val="00DC70F5"/>
    <w:rsid w:val="00DC720C"/>
    <w:rsid w:val="00DC7A2D"/>
    <w:rsid w:val="00DC7A8F"/>
    <w:rsid w:val="00DC7C50"/>
    <w:rsid w:val="00DD012B"/>
    <w:rsid w:val="00DD0A91"/>
    <w:rsid w:val="00DD110F"/>
    <w:rsid w:val="00DD18DF"/>
    <w:rsid w:val="00DD1CCD"/>
    <w:rsid w:val="00DD1D56"/>
    <w:rsid w:val="00DD1DF2"/>
    <w:rsid w:val="00DD2091"/>
    <w:rsid w:val="00DD26D1"/>
    <w:rsid w:val="00DD27D6"/>
    <w:rsid w:val="00DD291D"/>
    <w:rsid w:val="00DD2B9B"/>
    <w:rsid w:val="00DD2BB0"/>
    <w:rsid w:val="00DD2E28"/>
    <w:rsid w:val="00DD2E9C"/>
    <w:rsid w:val="00DD32B3"/>
    <w:rsid w:val="00DD39E2"/>
    <w:rsid w:val="00DD3A42"/>
    <w:rsid w:val="00DD3B82"/>
    <w:rsid w:val="00DD40EA"/>
    <w:rsid w:val="00DD4144"/>
    <w:rsid w:val="00DD419C"/>
    <w:rsid w:val="00DD43C9"/>
    <w:rsid w:val="00DD44A0"/>
    <w:rsid w:val="00DD452B"/>
    <w:rsid w:val="00DD490E"/>
    <w:rsid w:val="00DD4A77"/>
    <w:rsid w:val="00DD500B"/>
    <w:rsid w:val="00DD5053"/>
    <w:rsid w:val="00DD53F0"/>
    <w:rsid w:val="00DD65B0"/>
    <w:rsid w:val="00DD68DD"/>
    <w:rsid w:val="00DD6909"/>
    <w:rsid w:val="00DD6B2D"/>
    <w:rsid w:val="00DD6DFF"/>
    <w:rsid w:val="00DD7708"/>
    <w:rsid w:val="00DD77DC"/>
    <w:rsid w:val="00DD7807"/>
    <w:rsid w:val="00DD7BC9"/>
    <w:rsid w:val="00DD7C06"/>
    <w:rsid w:val="00DE03FD"/>
    <w:rsid w:val="00DE06E1"/>
    <w:rsid w:val="00DE0CB4"/>
    <w:rsid w:val="00DE158C"/>
    <w:rsid w:val="00DE159C"/>
    <w:rsid w:val="00DE18E2"/>
    <w:rsid w:val="00DE1C54"/>
    <w:rsid w:val="00DE210F"/>
    <w:rsid w:val="00DE26A0"/>
    <w:rsid w:val="00DE273D"/>
    <w:rsid w:val="00DE29C1"/>
    <w:rsid w:val="00DE2D7F"/>
    <w:rsid w:val="00DE3223"/>
    <w:rsid w:val="00DE3D44"/>
    <w:rsid w:val="00DE4845"/>
    <w:rsid w:val="00DE4FEE"/>
    <w:rsid w:val="00DE5261"/>
    <w:rsid w:val="00DE5377"/>
    <w:rsid w:val="00DE56C3"/>
    <w:rsid w:val="00DE6210"/>
    <w:rsid w:val="00DE66E4"/>
    <w:rsid w:val="00DE6A3B"/>
    <w:rsid w:val="00DE6AB4"/>
    <w:rsid w:val="00DE6DE3"/>
    <w:rsid w:val="00DE700E"/>
    <w:rsid w:val="00DE783F"/>
    <w:rsid w:val="00DE78E3"/>
    <w:rsid w:val="00DE7DFA"/>
    <w:rsid w:val="00DE7EB5"/>
    <w:rsid w:val="00DF0243"/>
    <w:rsid w:val="00DF0566"/>
    <w:rsid w:val="00DF07F2"/>
    <w:rsid w:val="00DF0F0D"/>
    <w:rsid w:val="00DF16C3"/>
    <w:rsid w:val="00DF19B1"/>
    <w:rsid w:val="00DF1B07"/>
    <w:rsid w:val="00DF20FC"/>
    <w:rsid w:val="00DF2687"/>
    <w:rsid w:val="00DF268F"/>
    <w:rsid w:val="00DF2A63"/>
    <w:rsid w:val="00DF2B2C"/>
    <w:rsid w:val="00DF2BD2"/>
    <w:rsid w:val="00DF2BE7"/>
    <w:rsid w:val="00DF2D91"/>
    <w:rsid w:val="00DF2EFD"/>
    <w:rsid w:val="00DF30D8"/>
    <w:rsid w:val="00DF38F5"/>
    <w:rsid w:val="00DF3D70"/>
    <w:rsid w:val="00DF41E0"/>
    <w:rsid w:val="00DF449E"/>
    <w:rsid w:val="00DF4A52"/>
    <w:rsid w:val="00DF4C62"/>
    <w:rsid w:val="00DF4E96"/>
    <w:rsid w:val="00DF52B3"/>
    <w:rsid w:val="00DF54F3"/>
    <w:rsid w:val="00DF5770"/>
    <w:rsid w:val="00DF58FB"/>
    <w:rsid w:val="00DF6343"/>
    <w:rsid w:val="00DF642D"/>
    <w:rsid w:val="00DF66B0"/>
    <w:rsid w:val="00DF74FD"/>
    <w:rsid w:val="00DF78E6"/>
    <w:rsid w:val="00DF7E03"/>
    <w:rsid w:val="00E0008F"/>
    <w:rsid w:val="00E00262"/>
    <w:rsid w:val="00E00CB0"/>
    <w:rsid w:val="00E017FA"/>
    <w:rsid w:val="00E01F24"/>
    <w:rsid w:val="00E04294"/>
    <w:rsid w:val="00E044DE"/>
    <w:rsid w:val="00E0458D"/>
    <w:rsid w:val="00E04855"/>
    <w:rsid w:val="00E0493B"/>
    <w:rsid w:val="00E04DEF"/>
    <w:rsid w:val="00E04F0C"/>
    <w:rsid w:val="00E0515A"/>
    <w:rsid w:val="00E062E5"/>
    <w:rsid w:val="00E0659B"/>
    <w:rsid w:val="00E06625"/>
    <w:rsid w:val="00E06704"/>
    <w:rsid w:val="00E06AA8"/>
    <w:rsid w:val="00E06E27"/>
    <w:rsid w:val="00E06F69"/>
    <w:rsid w:val="00E071F0"/>
    <w:rsid w:val="00E07301"/>
    <w:rsid w:val="00E074D7"/>
    <w:rsid w:val="00E075C3"/>
    <w:rsid w:val="00E076D4"/>
    <w:rsid w:val="00E077C7"/>
    <w:rsid w:val="00E079B8"/>
    <w:rsid w:val="00E07AD5"/>
    <w:rsid w:val="00E07DC5"/>
    <w:rsid w:val="00E07DF5"/>
    <w:rsid w:val="00E126D9"/>
    <w:rsid w:val="00E12A4B"/>
    <w:rsid w:val="00E12B46"/>
    <w:rsid w:val="00E1302D"/>
    <w:rsid w:val="00E1378A"/>
    <w:rsid w:val="00E13C3B"/>
    <w:rsid w:val="00E13CDB"/>
    <w:rsid w:val="00E140C2"/>
    <w:rsid w:val="00E14868"/>
    <w:rsid w:val="00E15727"/>
    <w:rsid w:val="00E15A77"/>
    <w:rsid w:val="00E15B3C"/>
    <w:rsid w:val="00E15CF4"/>
    <w:rsid w:val="00E15DE4"/>
    <w:rsid w:val="00E1605A"/>
    <w:rsid w:val="00E16291"/>
    <w:rsid w:val="00E162CB"/>
    <w:rsid w:val="00E16688"/>
    <w:rsid w:val="00E1699D"/>
    <w:rsid w:val="00E16B9C"/>
    <w:rsid w:val="00E16C37"/>
    <w:rsid w:val="00E16CC9"/>
    <w:rsid w:val="00E17A88"/>
    <w:rsid w:val="00E17F53"/>
    <w:rsid w:val="00E205FC"/>
    <w:rsid w:val="00E21BF5"/>
    <w:rsid w:val="00E21C01"/>
    <w:rsid w:val="00E2271F"/>
    <w:rsid w:val="00E231C2"/>
    <w:rsid w:val="00E2329A"/>
    <w:rsid w:val="00E232C9"/>
    <w:rsid w:val="00E23E18"/>
    <w:rsid w:val="00E244E1"/>
    <w:rsid w:val="00E2495C"/>
    <w:rsid w:val="00E24A9F"/>
    <w:rsid w:val="00E24ABC"/>
    <w:rsid w:val="00E2546D"/>
    <w:rsid w:val="00E2565A"/>
    <w:rsid w:val="00E25682"/>
    <w:rsid w:val="00E25817"/>
    <w:rsid w:val="00E25E94"/>
    <w:rsid w:val="00E25F5F"/>
    <w:rsid w:val="00E26194"/>
    <w:rsid w:val="00E26286"/>
    <w:rsid w:val="00E26AC3"/>
    <w:rsid w:val="00E271C2"/>
    <w:rsid w:val="00E276E0"/>
    <w:rsid w:val="00E300B2"/>
    <w:rsid w:val="00E30127"/>
    <w:rsid w:val="00E30444"/>
    <w:rsid w:val="00E307E6"/>
    <w:rsid w:val="00E30974"/>
    <w:rsid w:val="00E315BA"/>
    <w:rsid w:val="00E31744"/>
    <w:rsid w:val="00E31ACE"/>
    <w:rsid w:val="00E31F20"/>
    <w:rsid w:val="00E31FED"/>
    <w:rsid w:val="00E328F8"/>
    <w:rsid w:val="00E331C1"/>
    <w:rsid w:val="00E333F5"/>
    <w:rsid w:val="00E3360E"/>
    <w:rsid w:val="00E33667"/>
    <w:rsid w:val="00E3367B"/>
    <w:rsid w:val="00E33B7F"/>
    <w:rsid w:val="00E33F35"/>
    <w:rsid w:val="00E35078"/>
    <w:rsid w:val="00E350DF"/>
    <w:rsid w:val="00E35595"/>
    <w:rsid w:val="00E36825"/>
    <w:rsid w:val="00E36D83"/>
    <w:rsid w:val="00E370AC"/>
    <w:rsid w:val="00E371F3"/>
    <w:rsid w:val="00E37871"/>
    <w:rsid w:val="00E37BA6"/>
    <w:rsid w:val="00E37DA9"/>
    <w:rsid w:val="00E37EBA"/>
    <w:rsid w:val="00E40018"/>
    <w:rsid w:val="00E401DA"/>
    <w:rsid w:val="00E403D5"/>
    <w:rsid w:val="00E40549"/>
    <w:rsid w:val="00E40654"/>
    <w:rsid w:val="00E40A1F"/>
    <w:rsid w:val="00E40F98"/>
    <w:rsid w:val="00E41061"/>
    <w:rsid w:val="00E4141D"/>
    <w:rsid w:val="00E4151C"/>
    <w:rsid w:val="00E4176F"/>
    <w:rsid w:val="00E41D29"/>
    <w:rsid w:val="00E41D33"/>
    <w:rsid w:val="00E4203A"/>
    <w:rsid w:val="00E4208F"/>
    <w:rsid w:val="00E42161"/>
    <w:rsid w:val="00E424B2"/>
    <w:rsid w:val="00E433A5"/>
    <w:rsid w:val="00E43BE9"/>
    <w:rsid w:val="00E43CD5"/>
    <w:rsid w:val="00E43F45"/>
    <w:rsid w:val="00E44499"/>
    <w:rsid w:val="00E44CE8"/>
    <w:rsid w:val="00E44D13"/>
    <w:rsid w:val="00E454F9"/>
    <w:rsid w:val="00E4576F"/>
    <w:rsid w:val="00E457BB"/>
    <w:rsid w:val="00E45840"/>
    <w:rsid w:val="00E45A1A"/>
    <w:rsid w:val="00E4617C"/>
    <w:rsid w:val="00E46488"/>
    <w:rsid w:val="00E46C1E"/>
    <w:rsid w:val="00E46C9A"/>
    <w:rsid w:val="00E47422"/>
    <w:rsid w:val="00E47487"/>
    <w:rsid w:val="00E4770A"/>
    <w:rsid w:val="00E47D98"/>
    <w:rsid w:val="00E47F51"/>
    <w:rsid w:val="00E500DF"/>
    <w:rsid w:val="00E50162"/>
    <w:rsid w:val="00E50724"/>
    <w:rsid w:val="00E50DB6"/>
    <w:rsid w:val="00E51258"/>
    <w:rsid w:val="00E51341"/>
    <w:rsid w:val="00E51B1C"/>
    <w:rsid w:val="00E5282A"/>
    <w:rsid w:val="00E52B70"/>
    <w:rsid w:val="00E5309A"/>
    <w:rsid w:val="00E5345A"/>
    <w:rsid w:val="00E53A6A"/>
    <w:rsid w:val="00E53D1B"/>
    <w:rsid w:val="00E53DA8"/>
    <w:rsid w:val="00E53F7F"/>
    <w:rsid w:val="00E53FF8"/>
    <w:rsid w:val="00E54070"/>
    <w:rsid w:val="00E54170"/>
    <w:rsid w:val="00E54196"/>
    <w:rsid w:val="00E5424F"/>
    <w:rsid w:val="00E542EE"/>
    <w:rsid w:val="00E548ED"/>
    <w:rsid w:val="00E54CFD"/>
    <w:rsid w:val="00E5500E"/>
    <w:rsid w:val="00E55192"/>
    <w:rsid w:val="00E554A9"/>
    <w:rsid w:val="00E554E8"/>
    <w:rsid w:val="00E55532"/>
    <w:rsid w:val="00E5555C"/>
    <w:rsid w:val="00E55974"/>
    <w:rsid w:val="00E559E8"/>
    <w:rsid w:val="00E55D47"/>
    <w:rsid w:val="00E55E72"/>
    <w:rsid w:val="00E5610A"/>
    <w:rsid w:val="00E5642F"/>
    <w:rsid w:val="00E564D1"/>
    <w:rsid w:val="00E56FCE"/>
    <w:rsid w:val="00E570A5"/>
    <w:rsid w:val="00E5730E"/>
    <w:rsid w:val="00E57977"/>
    <w:rsid w:val="00E579CA"/>
    <w:rsid w:val="00E57D1D"/>
    <w:rsid w:val="00E57FDC"/>
    <w:rsid w:val="00E6003B"/>
    <w:rsid w:val="00E6031C"/>
    <w:rsid w:val="00E604FD"/>
    <w:rsid w:val="00E609BE"/>
    <w:rsid w:val="00E60BC7"/>
    <w:rsid w:val="00E61C0F"/>
    <w:rsid w:val="00E6203B"/>
    <w:rsid w:val="00E62349"/>
    <w:rsid w:val="00E6237E"/>
    <w:rsid w:val="00E62733"/>
    <w:rsid w:val="00E628E4"/>
    <w:rsid w:val="00E62C95"/>
    <w:rsid w:val="00E62E1B"/>
    <w:rsid w:val="00E63416"/>
    <w:rsid w:val="00E638CA"/>
    <w:rsid w:val="00E63A93"/>
    <w:rsid w:val="00E63EA2"/>
    <w:rsid w:val="00E64224"/>
    <w:rsid w:val="00E6449F"/>
    <w:rsid w:val="00E64B1F"/>
    <w:rsid w:val="00E64B88"/>
    <w:rsid w:val="00E6506D"/>
    <w:rsid w:val="00E65176"/>
    <w:rsid w:val="00E65752"/>
    <w:rsid w:val="00E65BFC"/>
    <w:rsid w:val="00E65C46"/>
    <w:rsid w:val="00E662D2"/>
    <w:rsid w:val="00E6675E"/>
    <w:rsid w:val="00E66884"/>
    <w:rsid w:val="00E66A00"/>
    <w:rsid w:val="00E66C05"/>
    <w:rsid w:val="00E672F8"/>
    <w:rsid w:val="00E673DC"/>
    <w:rsid w:val="00E67AB5"/>
    <w:rsid w:val="00E67F1E"/>
    <w:rsid w:val="00E70248"/>
    <w:rsid w:val="00E70489"/>
    <w:rsid w:val="00E70798"/>
    <w:rsid w:val="00E707E5"/>
    <w:rsid w:val="00E70D3C"/>
    <w:rsid w:val="00E70DFF"/>
    <w:rsid w:val="00E714BF"/>
    <w:rsid w:val="00E7175D"/>
    <w:rsid w:val="00E718D1"/>
    <w:rsid w:val="00E71A89"/>
    <w:rsid w:val="00E72712"/>
    <w:rsid w:val="00E728B3"/>
    <w:rsid w:val="00E72F28"/>
    <w:rsid w:val="00E72FC7"/>
    <w:rsid w:val="00E73006"/>
    <w:rsid w:val="00E73088"/>
    <w:rsid w:val="00E730B1"/>
    <w:rsid w:val="00E7331F"/>
    <w:rsid w:val="00E73A8F"/>
    <w:rsid w:val="00E73AFB"/>
    <w:rsid w:val="00E73C37"/>
    <w:rsid w:val="00E7404A"/>
    <w:rsid w:val="00E74097"/>
    <w:rsid w:val="00E742DC"/>
    <w:rsid w:val="00E742FC"/>
    <w:rsid w:val="00E745AE"/>
    <w:rsid w:val="00E747C5"/>
    <w:rsid w:val="00E74907"/>
    <w:rsid w:val="00E749FE"/>
    <w:rsid w:val="00E74AB4"/>
    <w:rsid w:val="00E74E4E"/>
    <w:rsid w:val="00E7520A"/>
    <w:rsid w:val="00E75420"/>
    <w:rsid w:val="00E758A0"/>
    <w:rsid w:val="00E75B07"/>
    <w:rsid w:val="00E75DB4"/>
    <w:rsid w:val="00E76065"/>
    <w:rsid w:val="00E760AC"/>
    <w:rsid w:val="00E77483"/>
    <w:rsid w:val="00E77630"/>
    <w:rsid w:val="00E77855"/>
    <w:rsid w:val="00E779F9"/>
    <w:rsid w:val="00E77FAA"/>
    <w:rsid w:val="00E806C3"/>
    <w:rsid w:val="00E807AE"/>
    <w:rsid w:val="00E808CD"/>
    <w:rsid w:val="00E809E3"/>
    <w:rsid w:val="00E80B92"/>
    <w:rsid w:val="00E80D34"/>
    <w:rsid w:val="00E80D9B"/>
    <w:rsid w:val="00E81019"/>
    <w:rsid w:val="00E810E6"/>
    <w:rsid w:val="00E81944"/>
    <w:rsid w:val="00E819D8"/>
    <w:rsid w:val="00E81A7B"/>
    <w:rsid w:val="00E8256F"/>
    <w:rsid w:val="00E837F6"/>
    <w:rsid w:val="00E84083"/>
    <w:rsid w:val="00E84227"/>
    <w:rsid w:val="00E844AF"/>
    <w:rsid w:val="00E846D8"/>
    <w:rsid w:val="00E84B84"/>
    <w:rsid w:val="00E84D19"/>
    <w:rsid w:val="00E8549A"/>
    <w:rsid w:val="00E85E09"/>
    <w:rsid w:val="00E8606A"/>
    <w:rsid w:val="00E86348"/>
    <w:rsid w:val="00E8678A"/>
    <w:rsid w:val="00E86810"/>
    <w:rsid w:val="00E86B80"/>
    <w:rsid w:val="00E87269"/>
    <w:rsid w:val="00E8761B"/>
    <w:rsid w:val="00E87649"/>
    <w:rsid w:val="00E87831"/>
    <w:rsid w:val="00E87A91"/>
    <w:rsid w:val="00E90388"/>
    <w:rsid w:val="00E90773"/>
    <w:rsid w:val="00E90B81"/>
    <w:rsid w:val="00E91664"/>
    <w:rsid w:val="00E917C5"/>
    <w:rsid w:val="00E91858"/>
    <w:rsid w:val="00E91D24"/>
    <w:rsid w:val="00E91D75"/>
    <w:rsid w:val="00E91F86"/>
    <w:rsid w:val="00E92484"/>
    <w:rsid w:val="00E93687"/>
    <w:rsid w:val="00E9371B"/>
    <w:rsid w:val="00E939AE"/>
    <w:rsid w:val="00E939B0"/>
    <w:rsid w:val="00E93BDE"/>
    <w:rsid w:val="00E93DF1"/>
    <w:rsid w:val="00E9413E"/>
    <w:rsid w:val="00E94361"/>
    <w:rsid w:val="00E945EF"/>
    <w:rsid w:val="00E9460D"/>
    <w:rsid w:val="00E94617"/>
    <w:rsid w:val="00E946E5"/>
    <w:rsid w:val="00E948D7"/>
    <w:rsid w:val="00E94F8B"/>
    <w:rsid w:val="00E95A5F"/>
    <w:rsid w:val="00E95CB5"/>
    <w:rsid w:val="00E95DF4"/>
    <w:rsid w:val="00E95FB1"/>
    <w:rsid w:val="00E96422"/>
    <w:rsid w:val="00E96761"/>
    <w:rsid w:val="00E9688D"/>
    <w:rsid w:val="00E96B4A"/>
    <w:rsid w:val="00E96FC2"/>
    <w:rsid w:val="00E972E3"/>
    <w:rsid w:val="00E97314"/>
    <w:rsid w:val="00E97341"/>
    <w:rsid w:val="00E97A40"/>
    <w:rsid w:val="00E97A81"/>
    <w:rsid w:val="00E97B61"/>
    <w:rsid w:val="00E97D1B"/>
    <w:rsid w:val="00E97EF7"/>
    <w:rsid w:val="00EA042F"/>
    <w:rsid w:val="00EA076E"/>
    <w:rsid w:val="00EA0847"/>
    <w:rsid w:val="00EA120C"/>
    <w:rsid w:val="00EA1521"/>
    <w:rsid w:val="00EA18D4"/>
    <w:rsid w:val="00EA1D59"/>
    <w:rsid w:val="00EA21F0"/>
    <w:rsid w:val="00EA2474"/>
    <w:rsid w:val="00EA2ACD"/>
    <w:rsid w:val="00EA2B17"/>
    <w:rsid w:val="00EA3647"/>
    <w:rsid w:val="00EA45DC"/>
    <w:rsid w:val="00EA4D00"/>
    <w:rsid w:val="00EA5103"/>
    <w:rsid w:val="00EA536D"/>
    <w:rsid w:val="00EA56BD"/>
    <w:rsid w:val="00EA56C2"/>
    <w:rsid w:val="00EA5A92"/>
    <w:rsid w:val="00EA5AF1"/>
    <w:rsid w:val="00EA5BFD"/>
    <w:rsid w:val="00EA5D8B"/>
    <w:rsid w:val="00EA5E92"/>
    <w:rsid w:val="00EA5EC1"/>
    <w:rsid w:val="00EA602F"/>
    <w:rsid w:val="00EA60BE"/>
    <w:rsid w:val="00EA67D4"/>
    <w:rsid w:val="00EA68DF"/>
    <w:rsid w:val="00EA690C"/>
    <w:rsid w:val="00EA6C00"/>
    <w:rsid w:val="00EA6F21"/>
    <w:rsid w:val="00EA73DC"/>
    <w:rsid w:val="00EA749A"/>
    <w:rsid w:val="00EA79E0"/>
    <w:rsid w:val="00EA7ED9"/>
    <w:rsid w:val="00EA7F31"/>
    <w:rsid w:val="00EB0199"/>
    <w:rsid w:val="00EB02A8"/>
    <w:rsid w:val="00EB06CE"/>
    <w:rsid w:val="00EB0932"/>
    <w:rsid w:val="00EB0DB1"/>
    <w:rsid w:val="00EB0E5F"/>
    <w:rsid w:val="00EB1130"/>
    <w:rsid w:val="00EB123A"/>
    <w:rsid w:val="00EB13A0"/>
    <w:rsid w:val="00EB1A9B"/>
    <w:rsid w:val="00EB20A9"/>
    <w:rsid w:val="00EB2264"/>
    <w:rsid w:val="00EB2484"/>
    <w:rsid w:val="00EB25A6"/>
    <w:rsid w:val="00EB268A"/>
    <w:rsid w:val="00EB277C"/>
    <w:rsid w:val="00EB2969"/>
    <w:rsid w:val="00EB29D8"/>
    <w:rsid w:val="00EB2B0D"/>
    <w:rsid w:val="00EB2D28"/>
    <w:rsid w:val="00EB2D9D"/>
    <w:rsid w:val="00EB2F76"/>
    <w:rsid w:val="00EB32E4"/>
    <w:rsid w:val="00EB33A5"/>
    <w:rsid w:val="00EB3424"/>
    <w:rsid w:val="00EB3D37"/>
    <w:rsid w:val="00EB49AC"/>
    <w:rsid w:val="00EB4C25"/>
    <w:rsid w:val="00EB4F22"/>
    <w:rsid w:val="00EB5AAF"/>
    <w:rsid w:val="00EB5C85"/>
    <w:rsid w:val="00EB645F"/>
    <w:rsid w:val="00EB66ED"/>
    <w:rsid w:val="00EB6F7E"/>
    <w:rsid w:val="00EB73E0"/>
    <w:rsid w:val="00EB76AB"/>
    <w:rsid w:val="00EC059C"/>
    <w:rsid w:val="00EC0616"/>
    <w:rsid w:val="00EC07B4"/>
    <w:rsid w:val="00EC0BE0"/>
    <w:rsid w:val="00EC14A3"/>
    <w:rsid w:val="00EC19C8"/>
    <w:rsid w:val="00EC19FA"/>
    <w:rsid w:val="00EC1A43"/>
    <w:rsid w:val="00EC1AB2"/>
    <w:rsid w:val="00EC1B2D"/>
    <w:rsid w:val="00EC1FD8"/>
    <w:rsid w:val="00EC256E"/>
    <w:rsid w:val="00EC2599"/>
    <w:rsid w:val="00EC2609"/>
    <w:rsid w:val="00EC2755"/>
    <w:rsid w:val="00EC2917"/>
    <w:rsid w:val="00EC3685"/>
    <w:rsid w:val="00EC38C6"/>
    <w:rsid w:val="00EC439E"/>
    <w:rsid w:val="00EC4420"/>
    <w:rsid w:val="00EC4535"/>
    <w:rsid w:val="00EC45CF"/>
    <w:rsid w:val="00EC4ACC"/>
    <w:rsid w:val="00EC4D91"/>
    <w:rsid w:val="00EC4DAE"/>
    <w:rsid w:val="00EC4EE0"/>
    <w:rsid w:val="00EC5148"/>
    <w:rsid w:val="00EC52B7"/>
    <w:rsid w:val="00EC564B"/>
    <w:rsid w:val="00EC5D43"/>
    <w:rsid w:val="00EC5FB3"/>
    <w:rsid w:val="00EC62D2"/>
    <w:rsid w:val="00EC6384"/>
    <w:rsid w:val="00EC650C"/>
    <w:rsid w:val="00EC652B"/>
    <w:rsid w:val="00EC65D4"/>
    <w:rsid w:val="00EC67C1"/>
    <w:rsid w:val="00EC7AB3"/>
    <w:rsid w:val="00ED0264"/>
    <w:rsid w:val="00ED0335"/>
    <w:rsid w:val="00ED061E"/>
    <w:rsid w:val="00ED0B6B"/>
    <w:rsid w:val="00ED1436"/>
    <w:rsid w:val="00ED1C29"/>
    <w:rsid w:val="00ED1DEC"/>
    <w:rsid w:val="00ED20EE"/>
    <w:rsid w:val="00ED21F4"/>
    <w:rsid w:val="00ED2BD5"/>
    <w:rsid w:val="00ED32D3"/>
    <w:rsid w:val="00ED381B"/>
    <w:rsid w:val="00ED3FF3"/>
    <w:rsid w:val="00ED4610"/>
    <w:rsid w:val="00ED4738"/>
    <w:rsid w:val="00ED523C"/>
    <w:rsid w:val="00ED556E"/>
    <w:rsid w:val="00ED56BA"/>
    <w:rsid w:val="00ED57E6"/>
    <w:rsid w:val="00ED5D3D"/>
    <w:rsid w:val="00ED61ED"/>
    <w:rsid w:val="00ED6C4F"/>
    <w:rsid w:val="00ED7275"/>
    <w:rsid w:val="00ED76EF"/>
    <w:rsid w:val="00ED7CC8"/>
    <w:rsid w:val="00EE02E0"/>
    <w:rsid w:val="00EE077B"/>
    <w:rsid w:val="00EE100C"/>
    <w:rsid w:val="00EE1584"/>
    <w:rsid w:val="00EE2531"/>
    <w:rsid w:val="00EE37A2"/>
    <w:rsid w:val="00EE37B6"/>
    <w:rsid w:val="00EE43A8"/>
    <w:rsid w:val="00EE468F"/>
    <w:rsid w:val="00EE4984"/>
    <w:rsid w:val="00EE4D23"/>
    <w:rsid w:val="00EE5034"/>
    <w:rsid w:val="00EE50F9"/>
    <w:rsid w:val="00EE5114"/>
    <w:rsid w:val="00EE5174"/>
    <w:rsid w:val="00EE55A4"/>
    <w:rsid w:val="00EE5D18"/>
    <w:rsid w:val="00EE609B"/>
    <w:rsid w:val="00EE61D9"/>
    <w:rsid w:val="00EE64FE"/>
    <w:rsid w:val="00EE6598"/>
    <w:rsid w:val="00EE6D4C"/>
    <w:rsid w:val="00EE6DF7"/>
    <w:rsid w:val="00EE77D4"/>
    <w:rsid w:val="00EE79AC"/>
    <w:rsid w:val="00EE7B4C"/>
    <w:rsid w:val="00EE7CE1"/>
    <w:rsid w:val="00EF08B8"/>
    <w:rsid w:val="00EF0DF0"/>
    <w:rsid w:val="00EF0F07"/>
    <w:rsid w:val="00EF10B4"/>
    <w:rsid w:val="00EF1384"/>
    <w:rsid w:val="00EF244E"/>
    <w:rsid w:val="00EF2EEE"/>
    <w:rsid w:val="00EF3CF2"/>
    <w:rsid w:val="00EF3D30"/>
    <w:rsid w:val="00EF3F37"/>
    <w:rsid w:val="00EF3F94"/>
    <w:rsid w:val="00EF427F"/>
    <w:rsid w:val="00EF477A"/>
    <w:rsid w:val="00EF4F5F"/>
    <w:rsid w:val="00EF4FA2"/>
    <w:rsid w:val="00EF51C7"/>
    <w:rsid w:val="00EF5257"/>
    <w:rsid w:val="00EF557A"/>
    <w:rsid w:val="00EF5A99"/>
    <w:rsid w:val="00EF5E45"/>
    <w:rsid w:val="00EF5EE1"/>
    <w:rsid w:val="00EF6145"/>
    <w:rsid w:val="00EF6146"/>
    <w:rsid w:val="00EF628F"/>
    <w:rsid w:val="00EF63EA"/>
    <w:rsid w:val="00EF67F0"/>
    <w:rsid w:val="00EF6B26"/>
    <w:rsid w:val="00EF6E50"/>
    <w:rsid w:val="00EF6EE8"/>
    <w:rsid w:val="00EF6FA6"/>
    <w:rsid w:val="00EF77E5"/>
    <w:rsid w:val="00EF7866"/>
    <w:rsid w:val="00F000E9"/>
    <w:rsid w:val="00F005D9"/>
    <w:rsid w:val="00F007D3"/>
    <w:rsid w:val="00F00E3B"/>
    <w:rsid w:val="00F00EAA"/>
    <w:rsid w:val="00F01025"/>
    <w:rsid w:val="00F011C9"/>
    <w:rsid w:val="00F011D7"/>
    <w:rsid w:val="00F01953"/>
    <w:rsid w:val="00F01A47"/>
    <w:rsid w:val="00F01BEE"/>
    <w:rsid w:val="00F02114"/>
    <w:rsid w:val="00F021A1"/>
    <w:rsid w:val="00F021C5"/>
    <w:rsid w:val="00F022A9"/>
    <w:rsid w:val="00F027C9"/>
    <w:rsid w:val="00F029B1"/>
    <w:rsid w:val="00F02BD3"/>
    <w:rsid w:val="00F02EC0"/>
    <w:rsid w:val="00F02FAF"/>
    <w:rsid w:val="00F0301C"/>
    <w:rsid w:val="00F03452"/>
    <w:rsid w:val="00F03656"/>
    <w:rsid w:val="00F03A23"/>
    <w:rsid w:val="00F03B5B"/>
    <w:rsid w:val="00F04080"/>
    <w:rsid w:val="00F04118"/>
    <w:rsid w:val="00F0432E"/>
    <w:rsid w:val="00F0433C"/>
    <w:rsid w:val="00F044E1"/>
    <w:rsid w:val="00F045DF"/>
    <w:rsid w:val="00F0479E"/>
    <w:rsid w:val="00F04B61"/>
    <w:rsid w:val="00F04BD0"/>
    <w:rsid w:val="00F04D09"/>
    <w:rsid w:val="00F05306"/>
    <w:rsid w:val="00F057C1"/>
    <w:rsid w:val="00F05CD8"/>
    <w:rsid w:val="00F06220"/>
    <w:rsid w:val="00F06C26"/>
    <w:rsid w:val="00F0724F"/>
    <w:rsid w:val="00F07793"/>
    <w:rsid w:val="00F07BC1"/>
    <w:rsid w:val="00F07BD3"/>
    <w:rsid w:val="00F07C7A"/>
    <w:rsid w:val="00F07E9D"/>
    <w:rsid w:val="00F1014F"/>
    <w:rsid w:val="00F10275"/>
    <w:rsid w:val="00F10412"/>
    <w:rsid w:val="00F10CDF"/>
    <w:rsid w:val="00F112A8"/>
    <w:rsid w:val="00F117D6"/>
    <w:rsid w:val="00F11DC7"/>
    <w:rsid w:val="00F12968"/>
    <w:rsid w:val="00F12E4F"/>
    <w:rsid w:val="00F139A0"/>
    <w:rsid w:val="00F13C82"/>
    <w:rsid w:val="00F140E1"/>
    <w:rsid w:val="00F14CEE"/>
    <w:rsid w:val="00F14F9B"/>
    <w:rsid w:val="00F15533"/>
    <w:rsid w:val="00F15969"/>
    <w:rsid w:val="00F15B28"/>
    <w:rsid w:val="00F162A6"/>
    <w:rsid w:val="00F16765"/>
    <w:rsid w:val="00F16EEA"/>
    <w:rsid w:val="00F170F2"/>
    <w:rsid w:val="00F171E7"/>
    <w:rsid w:val="00F171F7"/>
    <w:rsid w:val="00F1745D"/>
    <w:rsid w:val="00F1756E"/>
    <w:rsid w:val="00F178F1"/>
    <w:rsid w:val="00F17ABF"/>
    <w:rsid w:val="00F17F11"/>
    <w:rsid w:val="00F2007D"/>
    <w:rsid w:val="00F20100"/>
    <w:rsid w:val="00F20962"/>
    <w:rsid w:val="00F20F12"/>
    <w:rsid w:val="00F21060"/>
    <w:rsid w:val="00F217BD"/>
    <w:rsid w:val="00F21C4F"/>
    <w:rsid w:val="00F21CFB"/>
    <w:rsid w:val="00F21FB8"/>
    <w:rsid w:val="00F22021"/>
    <w:rsid w:val="00F22071"/>
    <w:rsid w:val="00F22D78"/>
    <w:rsid w:val="00F234A8"/>
    <w:rsid w:val="00F234B4"/>
    <w:rsid w:val="00F23907"/>
    <w:rsid w:val="00F24995"/>
    <w:rsid w:val="00F24E0F"/>
    <w:rsid w:val="00F251FD"/>
    <w:rsid w:val="00F256C7"/>
    <w:rsid w:val="00F256D2"/>
    <w:rsid w:val="00F25E1B"/>
    <w:rsid w:val="00F25E99"/>
    <w:rsid w:val="00F260E4"/>
    <w:rsid w:val="00F264E4"/>
    <w:rsid w:val="00F2654E"/>
    <w:rsid w:val="00F26703"/>
    <w:rsid w:val="00F26D13"/>
    <w:rsid w:val="00F270A1"/>
    <w:rsid w:val="00F27189"/>
    <w:rsid w:val="00F27540"/>
    <w:rsid w:val="00F27C7E"/>
    <w:rsid w:val="00F27DC5"/>
    <w:rsid w:val="00F30701"/>
    <w:rsid w:val="00F309E2"/>
    <w:rsid w:val="00F3103C"/>
    <w:rsid w:val="00F31175"/>
    <w:rsid w:val="00F3127C"/>
    <w:rsid w:val="00F3160C"/>
    <w:rsid w:val="00F31985"/>
    <w:rsid w:val="00F32056"/>
    <w:rsid w:val="00F322CE"/>
    <w:rsid w:val="00F3233F"/>
    <w:rsid w:val="00F326CD"/>
    <w:rsid w:val="00F32957"/>
    <w:rsid w:val="00F32E16"/>
    <w:rsid w:val="00F33052"/>
    <w:rsid w:val="00F33057"/>
    <w:rsid w:val="00F3340C"/>
    <w:rsid w:val="00F335C1"/>
    <w:rsid w:val="00F33701"/>
    <w:rsid w:val="00F3388E"/>
    <w:rsid w:val="00F33DA4"/>
    <w:rsid w:val="00F3432A"/>
    <w:rsid w:val="00F345C2"/>
    <w:rsid w:val="00F3464C"/>
    <w:rsid w:val="00F34D00"/>
    <w:rsid w:val="00F34EF9"/>
    <w:rsid w:val="00F34F47"/>
    <w:rsid w:val="00F3585D"/>
    <w:rsid w:val="00F359F4"/>
    <w:rsid w:val="00F35A75"/>
    <w:rsid w:val="00F3649B"/>
    <w:rsid w:val="00F36595"/>
    <w:rsid w:val="00F36732"/>
    <w:rsid w:val="00F368E0"/>
    <w:rsid w:val="00F36B24"/>
    <w:rsid w:val="00F37160"/>
    <w:rsid w:val="00F379F4"/>
    <w:rsid w:val="00F37E4B"/>
    <w:rsid w:val="00F37F17"/>
    <w:rsid w:val="00F37FE6"/>
    <w:rsid w:val="00F40100"/>
    <w:rsid w:val="00F40CD6"/>
    <w:rsid w:val="00F40D79"/>
    <w:rsid w:val="00F40ED9"/>
    <w:rsid w:val="00F4185B"/>
    <w:rsid w:val="00F41B86"/>
    <w:rsid w:val="00F41C00"/>
    <w:rsid w:val="00F41D5D"/>
    <w:rsid w:val="00F41D89"/>
    <w:rsid w:val="00F422DD"/>
    <w:rsid w:val="00F427E4"/>
    <w:rsid w:val="00F4290E"/>
    <w:rsid w:val="00F42B65"/>
    <w:rsid w:val="00F42BFD"/>
    <w:rsid w:val="00F42E2E"/>
    <w:rsid w:val="00F42FBD"/>
    <w:rsid w:val="00F431F2"/>
    <w:rsid w:val="00F433FF"/>
    <w:rsid w:val="00F43796"/>
    <w:rsid w:val="00F43CF3"/>
    <w:rsid w:val="00F43F84"/>
    <w:rsid w:val="00F43FF4"/>
    <w:rsid w:val="00F44A33"/>
    <w:rsid w:val="00F4546F"/>
    <w:rsid w:val="00F45921"/>
    <w:rsid w:val="00F45B14"/>
    <w:rsid w:val="00F45DB0"/>
    <w:rsid w:val="00F4658B"/>
    <w:rsid w:val="00F46EBF"/>
    <w:rsid w:val="00F4705F"/>
    <w:rsid w:val="00F47541"/>
    <w:rsid w:val="00F479D7"/>
    <w:rsid w:val="00F47C6D"/>
    <w:rsid w:val="00F509E2"/>
    <w:rsid w:val="00F51138"/>
    <w:rsid w:val="00F5133D"/>
    <w:rsid w:val="00F5194D"/>
    <w:rsid w:val="00F51F79"/>
    <w:rsid w:val="00F524AA"/>
    <w:rsid w:val="00F5282C"/>
    <w:rsid w:val="00F53472"/>
    <w:rsid w:val="00F536F6"/>
    <w:rsid w:val="00F538A1"/>
    <w:rsid w:val="00F53AD3"/>
    <w:rsid w:val="00F53FD5"/>
    <w:rsid w:val="00F54B9D"/>
    <w:rsid w:val="00F54C81"/>
    <w:rsid w:val="00F54D36"/>
    <w:rsid w:val="00F54E29"/>
    <w:rsid w:val="00F552D1"/>
    <w:rsid w:val="00F55455"/>
    <w:rsid w:val="00F560DD"/>
    <w:rsid w:val="00F56242"/>
    <w:rsid w:val="00F563DC"/>
    <w:rsid w:val="00F56B7F"/>
    <w:rsid w:val="00F56B9D"/>
    <w:rsid w:val="00F56C6E"/>
    <w:rsid w:val="00F56C93"/>
    <w:rsid w:val="00F56D8A"/>
    <w:rsid w:val="00F5781F"/>
    <w:rsid w:val="00F57875"/>
    <w:rsid w:val="00F57B7D"/>
    <w:rsid w:val="00F57DB4"/>
    <w:rsid w:val="00F60555"/>
    <w:rsid w:val="00F609BC"/>
    <w:rsid w:val="00F60F2E"/>
    <w:rsid w:val="00F61336"/>
    <w:rsid w:val="00F61687"/>
    <w:rsid w:val="00F61946"/>
    <w:rsid w:val="00F61A94"/>
    <w:rsid w:val="00F61B83"/>
    <w:rsid w:val="00F61D97"/>
    <w:rsid w:val="00F61EBE"/>
    <w:rsid w:val="00F624CC"/>
    <w:rsid w:val="00F62BB9"/>
    <w:rsid w:val="00F62C4F"/>
    <w:rsid w:val="00F63183"/>
    <w:rsid w:val="00F637DF"/>
    <w:rsid w:val="00F6394A"/>
    <w:rsid w:val="00F63A63"/>
    <w:rsid w:val="00F63C15"/>
    <w:rsid w:val="00F63C76"/>
    <w:rsid w:val="00F63E13"/>
    <w:rsid w:val="00F64238"/>
    <w:rsid w:val="00F6433E"/>
    <w:rsid w:val="00F6493A"/>
    <w:rsid w:val="00F64C30"/>
    <w:rsid w:val="00F64F8E"/>
    <w:rsid w:val="00F64FA2"/>
    <w:rsid w:val="00F64FE8"/>
    <w:rsid w:val="00F655CE"/>
    <w:rsid w:val="00F6561F"/>
    <w:rsid w:val="00F65E61"/>
    <w:rsid w:val="00F65EDA"/>
    <w:rsid w:val="00F660EB"/>
    <w:rsid w:val="00F6649D"/>
    <w:rsid w:val="00F66A3B"/>
    <w:rsid w:val="00F66AB3"/>
    <w:rsid w:val="00F66EC8"/>
    <w:rsid w:val="00F70B34"/>
    <w:rsid w:val="00F70C7C"/>
    <w:rsid w:val="00F71406"/>
    <w:rsid w:val="00F71518"/>
    <w:rsid w:val="00F71E12"/>
    <w:rsid w:val="00F72771"/>
    <w:rsid w:val="00F728DF"/>
    <w:rsid w:val="00F730B7"/>
    <w:rsid w:val="00F7368A"/>
    <w:rsid w:val="00F736B7"/>
    <w:rsid w:val="00F73CCC"/>
    <w:rsid w:val="00F73D01"/>
    <w:rsid w:val="00F742FB"/>
    <w:rsid w:val="00F74309"/>
    <w:rsid w:val="00F7479D"/>
    <w:rsid w:val="00F748F5"/>
    <w:rsid w:val="00F749A2"/>
    <w:rsid w:val="00F74A17"/>
    <w:rsid w:val="00F74F2E"/>
    <w:rsid w:val="00F75230"/>
    <w:rsid w:val="00F75960"/>
    <w:rsid w:val="00F75A79"/>
    <w:rsid w:val="00F75B2D"/>
    <w:rsid w:val="00F75BEE"/>
    <w:rsid w:val="00F75DE7"/>
    <w:rsid w:val="00F76362"/>
    <w:rsid w:val="00F76999"/>
    <w:rsid w:val="00F76A69"/>
    <w:rsid w:val="00F76F04"/>
    <w:rsid w:val="00F77424"/>
    <w:rsid w:val="00F77B6A"/>
    <w:rsid w:val="00F77C2B"/>
    <w:rsid w:val="00F8010A"/>
    <w:rsid w:val="00F80AFD"/>
    <w:rsid w:val="00F81635"/>
    <w:rsid w:val="00F816BB"/>
    <w:rsid w:val="00F81717"/>
    <w:rsid w:val="00F818FE"/>
    <w:rsid w:val="00F81C6E"/>
    <w:rsid w:val="00F81CDB"/>
    <w:rsid w:val="00F82172"/>
    <w:rsid w:val="00F82852"/>
    <w:rsid w:val="00F83236"/>
    <w:rsid w:val="00F83892"/>
    <w:rsid w:val="00F83EBC"/>
    <w:rsid w:val="00F83EFA"/>
    <w:rsid w:val="00F84038"/>
    <w:rsid w:val="00F842BA"/>
    <w:rsid w:val="00F84960"/>
    <w:rsid w:val="00F8522C"/>
    <w:rsid w:val="00F85780"/>
    <w:rsid w:val="00F85A5F"/>
    <w:rsid w:val="00F85C25"/>
    <w:rsid w:val="00F85E72"/>
    <w:rsid w:val="00F86428"/>
    <w:rsid w:val="00F869AF"/>
    <w:rsid w:val="00F86DE0"/>
    <w:rsid w:val="00F8796A"/>
    <w:rsid w:val="00F906FA"/>
    <w:rsid w:val="00F908AE"/>
    <w:rsid w:val="00F90E88"/>
    <w:rsid w:val="00F912B1"/>
    <w:rsid w:val="00F917B2"/>
    <w:rsid w:val="00F91860"/>
    <w:rsid w:val="00F919E0"/>
    <w:rsid w:val="00F91FF7"/>
    <w:rsid w:val="00F92B4C"/>
    <w:rsid w:val="00F9341D"/>
    <w:rsid w:val="00F938E4"/>
    <w:rsid w:val="00F93A72"/>
    <w:rsid w:val="00F93C0B"/>
    <w:rsid w:val="00F94107"/>
    <w:rsid w:val="00F94161"/>
    <w:rsid w:val="00F9438C"/>
    <w:rsid w:val="00F9465D"/>
    <w:rsid w:val="00F94C3A"/>
    <w:rsid w:val="00F9545E"/>
    <w:rsid w:val="00F95882"/>
    <w:rsid w:val="00F9600C"/>
    <w:rsid w:val="00F96616"/>
    <w:rsid w:val="00F96ACC"/>
    <w:rsid w:val="00F96EAF"/>
    <w:rsid w:val="00F97422"/>
    <w:rsid w:val="00F97B3E"/>
    <w:rsid w:val="00F97CC6"/>
    <w:rsid w:val="00FA1E31"/>
    <w:rsid w:val="00FA2200"/>
    <w:rsid w:val="00FA2360"/>
    <w:rsid w:val="00FA2AD8"/>
    <w:rsid w:val="00FA2B3E"/>
    <w:rsid w:val="00FA30E1"/>
    <w:rsid w:val="00FA32A9"/>
    <w:rsid w:val="00FA3AA7"/>
    <w:rsid w:val="00FA457C"/>
    <w:rsid w:val="00FA46A7"/>
    <w:rsid w:val="00FA4F69"/>
    <w:rsid w:val="00FA5615"/>
    <w:rsid w:val="00FA6689"/>
    <w:rsid w:val="00FA67D6"/>
    <w:rsid w:val="00FA6AD6"/>
    <w:rsid w:val="00FA6C0E"/>
    <w:rsid w:val="00FA73B3"/>
    <w:rsid w:val="00FA73CB"/>
    <w:rsid w:val="00FA7586"/>
    <w:rsid w:val="00FA7F26"/>
    <w:rsid w:val="00FB0252"/>
    <w:rsid w:val="00FB07A5"/>
    <w:rsid w:val="00FB09CD"/>
    <w:rsid w:val="00FB0B7C"/>
    <w:rsid w:val="00FB0F5E"/>
    <w:rsid w:val="00FB125D"/>
    <w:rsid w:val="00FB1404"/>
    <w:rsid w:val="00FB141C"/>
    <w:rsid w:val="00FB156D"/>
    <w:rsid w:val="00FB1A33"/>
    <w:rsid w:val="00FB1AB5"/>
    <w:rsid w:val="00FB1B9D"/>
    <w:rsid w:val="00FB1BBD"/>
    <w:rsid w:val="00FB1BF0"/>
    <w:rsid w:val="00FB1C5C"/>
    <w:rsid w:val="00FB1FD8"/>
    <w:rsid w:val="00FB20CF"/>
    <w:rsid w:val="00FB2311"/>
    <w:rsid w:val="00FB238A"/>
    <w:rsid w:val="00FB24F2"/>
    <w:rsid w:val="00FB27DF"/>
    <w:rsid w:val="00FB2982"/>
    <w:rsid w:val="00FB2A7F"/>
    <w:rsid w:val="00FB2BFF"/>
    <w:rsid w:val="00FB3064"/>
    <w:rsid w:val="00FB3BE3"/>
    <w:rsid w:val="00FB3CDA"/>
    <w:rsid w:val="00FB4515"/>
    <w:rsid w:val="00FB4822"/>
    <w:rsid w:val="00FB4D57"/>
    <w:rsid w:val="00FB52B4"/>
    <w:rsid w:val="00FB5717"/>
    <w:rsid w:val="00FB6022"/>
    <w:rsid w:val="00FB69B3"/>
    <w:rsid w:val="00FB6BD4"/>
    <w:rsid w:val="00FB6DEA"/>
    <w:rsid w:val="00FB6E97"/>
    <w:rsid w:val="00FB70DB"/>
    <w:rsid w:val="00FB765A"/>
    <w:rsid w:val="00FB78F9"/>
    <w:rsid w:val="00FB7C66"/>
    <w:rsid w:val="00FC0039"/>
    <w:rsid w:val="00FC08C5"/>
    <w:rsid w:val="00FC0981"/>
    <w:rsid w:val="00FC0A7F"/>
    <w:rsid w:val="00FC0DA2"/>
    <w:rsid w:val="00FC0E6D"/>
    <w:rsid w:val="00FC0EDC"/>
    <w:rsid w:val="00FC15F3"/>
    <w:rsid w:val="00FC164E"/>
    <w:rsid w:val="00FC175A"/>
    <w:rsid w:val="00FC1CF4"/>
    <w:rsid w:val="00FC1ED8"/>
    <w:rsid w:val="00FC2618"/>
    <w:rsid w:val="00FC28A7"/>
    <w:rsid w:val="00FC29E7"/>
    <w:rsid w:val="00FC2D7F"/>
    <w:rsid w:val="00FC3215"/>
    <w:rsid w:val="00FC34B6"/>
    <w:rsid w:val="00FC3FAF"/>
    <w:rsid w:val="00FC4685"/>
    <w:rsid w:val="00FC4B0F"/>
    <w:rsid w:val="00FC51A6"/>
    <w:rsid w:val="00FC57D2"/>
    <w:rsid w:val="00FC5943"/>
    <w:rsid w:val="00FC5B6E"/>
    <w:rsid w:val="00FC6327"/>
    <w:rsid w:val="00FC6342"/>
    <w:rsid w:val="00FC6410"/>
    <w:rsid w:val="00FC6428"/>
    <w:rsid w:val="00FC68C6"/>
    <w:rsid w:val="00FC6F1D"/>
    <w:rsid w:val="00FC76BF"/>
    <w:rsid w:val="00FC770F"/>
    <w:rsid w:val="00FC7A83"/>
    <w:rsid w:val="00FC7B43"/>
    <w:rsid w:val="00FC7F4C"/>
    <w:rsid w:val="00FD0329"/>
    <w:rsid w:val="00FD0349"/>
    <w:rsid w:val="00FD03AD"/>
    <w:rsid w:val="00FD03E8"/>
    <w:rsid w:val="00FD15F0"/>
    <w:rsid w:val="00FD183D"/>
    <w:rsid w:val="00FD1A33"/>
    <w:rsid w:val="00FD1E8A"/>
    <w:rsid w:val="00FD255E"/>
    <w:rsid w:val="00FD2613"/>
    <w:rsid w:val="00FD2651"/>
    <w:rsid w:val="00FD2819"/>
    <w:rsid w:val="00FD28DC"/>
    <w:rsid w:val="00FD297A"/>
    <w:rsid w:val="00FD29EE"/>
    <w:rsid w:val="00FD30AD"/>
    <w:rsid w:val="00FD3171"/>
    <w:rsid w:val="00FD3218"/>
    <w:rsid w:val="00FD3431"/>
    <w:rsid w:val="00FD36A4"/>
    <w:rsid w:val="00FD3758"/>
    <w:rsid w:val="00FD3A03"/>
    <w:rsid w:val="00FD3D1F"/>
    <w:rsid w:val="00FD3F2A"/>
    <w:rsid w:val="00FD40CF"/>
    <w:rsid w:val="00FD47BD"/>
    <w:rsid w:val="00FD492D"/>
    <w:rsid w:val="00FD506F"/>
    <w:rsid w:val="00FD5617"/>
    <w:rsid w:val="00FD5635"/>
    <w:rsid w:val="00FD5AE4"/>
    <w:rsid w:val="00FD5CDE"/>
    <w:rsid w:val="00FD73D9"/>
    <w:rsid w:val="00FD7C49"/>
    <w:rsid w:val="00FD7D48"/>
    <w:rsid w:val="00FE055E"/>
    <w:rsid w:val="00FE0684"/>
    <w:rsid w:val="00FE0745"/>
    <w:rsid w:val="00FE0AD5"/>
    <w:rsid w:val="00FE0C77"/>
    <w:rsid w:val="00FE0CD9"/>
    <w:rsid w:val="00FE0FA7"/>
    <w:rsid w:val="00FE1248"/>
    <w:rsid w:val="00FE14CA"/>
    <w:rsid w:val="00FE17C8"/>
    <w:rsid w:val="00FE18D7"/>
    <w:rsid w:val="00FE19A4"/>
    <w:rsid w:val="00FE244B"/>
    <w:rsid w:val="00FE25C1"/>
    <w:rsid w:val="00FE2871"/>
    <w:rsid w:val="00FE29E8"/>
    <w:rsid w:val="00FE2AE3"/>
    <w:rsid w:val="00FE2C1E"/>
    <w:rsid w:val="00FE2F4B"/>
    <w:rsid w:val="00FE32CA"/>
    <w:rsid w:val="00FE3476"/>
    <w:rsid w:val="00FE39D4"/>
    <w:rsid w:val="00FE3E7E"/>
    <w:rsid w:val="00FE4B7C"/>
    <w:rsid w:val="00FE4C54"/>
    <w:rsid w:val="00FE502F"/>
    <w:rsid w:val="00FE528C"/>
    <w:rsid w:val="00FE5B55"/>
    <w:rsid w:val="00FE5D23"/>
    <w:rsid w:val="00FE5E70"/>
    <w:rsid w:val="00FE65E4"/>
    <w:rsid w:val="00FE6BF9"/>
    <w:rsid w:val="00FE7622"/>
    <w:rsid w:val="00FE78E5"/>
    <w:rsid w:val="00FE79CD"/>
    <w:rsid w:val="00FE7D80"/>
    <w:rsid w:val="00FF0335"/>
    <w:rsid w:val="00FF0663"/>
    <w:rsid w:val="00FF06FF"/>
    <w:rsid w:val="00FF0B2D"/>
    <w:rsid w:val="00FF0B5C"/>
    <w:rsid w:val="00FF1110"/>
    <w:rsid w:val="00FF111B"/>
    <w:rsid w:val="00FF1143"/>
    <w:rsid w:val="00FF16CC"/>
    <w:rsid w:val="00FF1A38"/>
    <w:rsid w:val="00FF23EE"/>
    <w:rsid w:val="00FF2D60"/>
    <w:rsid w:val="00FF3273"/>
    <w:rsid w:val="00FF3A79"/>
    <w:rsid w:val="00FF3F1B"/>
    <w:rsid w:val="00FF4827"/>
    <w:rsid w:val="00FF4D6C"/>
    <w:rsid w:val="00FF4E4F"/>
    <w:rsid w:val="00FF4E52"/>
    <w:rsid w:val="00FF4F9C"/>
    <w:rsid w:val="00FF5A13"/>
    <w:rsid w:val="00FF5A4F"/>
    <w:rsid w:val="00FF5A65"/>
    <w:rsid w:val="00FF5AFF"/>
    <w:rsid w:val="00FF66A0"/>
    <w:rsid w:val="00FF6C5F"/>
    <w:rsid w:val="00FF7209"/>
    <w:rsid w:val="00FF720F"/>
    <w:rsid w:val="00FF723A"/>
    <w:rsid w:val="00FF7289"/>
    <w:rsid w:val="00FF731F"/>
    <w:rsid w:val="00FF776B"/>
    <w:rsid w:val="0335CC13"/>
    <w:rsid w:val="07195DF2"/>
    <w:rsid w:val="07A9F502"/>
    <w:rsid w:val="0CD1BAAA"/>
    <w:rsid w:val="114DC003"/>
    <w:rsid w:val="144FA74C"/>
    <w:rsid w:val="146B9F02"/>
    <w:rsid w:val="19266E98"/>
    <w:rsid w:val="1957F8B4"/>
    <w:rsid w:val="19C35818"/>
    <w:rsid w:val="1A0863E6"/>
    <w:rsid w:val="1A9588B5"/>
    <w:rsid w:val="1DC28B10"/>
    <w:rsid w:val="205DDF3F"/>
    <w:rsid w:val="21A5F8CA"/>
    <w:rsid w:val="221A3377"/>
    <w:rsid w:val="25CA27DC"/>
    <w:rsid w:val="2689F0AA"/>
    <w:rsid w:val="2BEEA421"/>
    <w:rsid w:val="3013C724"/>
    <w:rsid w:val="31423511"/>
    <w:rsid w:val="323657B4"/>
    <w:rsid w:val="341B895F"/>
    <w:rsid w:val="34D71F8A"/>
    <w:rsid w:val="35089891"/>
    <w:rsid w:val="3604DFA0"/>
    <w:rsid w:val="366112CB"/>
    <w:rsid w:val="3B800C3C"/>
    <w:rsid w:val="3D1E36A7"/>
    <w:rsid w:val="3D5851F9"/>
    <w:rsid w:val="3D5AF943"/>
    <w:rsid w:val="3E6FA415"/>
    <w:rsid w:val="3F7FCEC3"/>
    <w:rsid w:val="409F30BE"/>
    <w:rsid w:val="42A326EA"/>
    <w:rsid w:val="433D181B"/>
    <w:rsid w:val="4C0BB8B2"/>
    <w:rsid w:val="4CD9DEF4"/>
    <w:rsid w:val="4EDD35FD"/>
    <w:rsid w:val="4EF78AE1"/>
    <w:rsid w:val="578468F1"/>
    <w:rsid w:val="57CEB551"/>
    <w:rsid w:val="5B625382"/>
    <w:rsid w:val="5DBFA64A"/>
    <w:rsid w:val="5DEE2706"/>
    <w:rsid w:val="63B1441B"/>
    <w:rsid w:val="63D831AF"/>
    <w:rsid w:val="66478060"/>
    <w:rsid w:val="670F86A8"/>
    <w:rsid w:val="67ECF695"/>
    <w:rsid w:val="6A05E30E"/>
    <w:rsid w:val="6AA857D1"/>
    <w:rsid w:val="6B035275"/>
    <w:rsid w:val="6BF11602"/>
    <w:rsid w:val="6F1DE7F3"/>
    <w:rsid w:val="7018A2E7"/>
    <w:rsid w:val="710BBAB9"/>
    <w:rsid w:val="7368F10E"/>
    <w:rsid w:val="736C371B"/>
    <w:rsid w:val="74C96E85"/>
    <w:rsid w:val="76999CD9"/>
    <w:rsid w:val="7709568C"/>
    <w:rsid w:val="7B35F85D"/>
    <w:rsid w:val="7B9E9316"/>
    <w:rsid w:val="7C3F44CA"/>
    <w:rsid w:val="7CA1765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2638A"/>
  <w15:chartTrackingRefBased/>
  <w15:docId w15:val="{579528BF-B4D8-4A8E-AC3F-D18A927F7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qFormat="1"/>
    <w:lsdException w:name="envelope address" w:semiHidden="1" w:unhideWhenUsed="1" w:qFormat="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Hashtag" w:semiHidden="1" w:unhideWhenUsed="1" w:qFormat="1"/>
    <w:lsdException w:name="Unresolved Mention" w:semiHidden="1" w:unhideWhenUsed="1" w:qFormat="1"/>
    <w:lsdException w:name="Smart Link" w:semiHidden="1" w:unhideWhenUsed="1"/>
  </w:latentStyles>
  <w:style w:type="paragraph" w:default="1" w:styleId="Normal">
    <w:name w:val="Normal"/>
    <w:qFormat/>
    <w:rsid w:val="00C3738E"/>
    <w:pPr>
      <w:spacing w:line="276" w:lineRule="auto"/>
      <w:jc w:val="both"/>
    </w:pPr>
    <w:rPr>
      <w:rFonts w:ascii="Open Sans" w:hAnsi="Open Sans"/>
      <w:sz w:val="20"/>
      <w:lang w:val="en-GB"/>
    </w:rPr>
  </w:style>
  <w:style w:type="paragraph" w:styleId="Heading1">
    <w:name w:val="heading 1"/>
    <w:basedOn w:val="ListParagraph"/>
    <w:next w:val="Normal"/>
    <w:link w:val="Heading1Char"/>
    <w:uiPriority w:val="9"/>
    <w:qFormat/>
    <w:rsid w:val="004E68C4"/>
    <w:pPr>
      <w:autoSpaceDE w:val="0"/>
      <w:autoSpaceDN w:val="0"/>
      <w:adjustRightInd w:val="0"/>
      <w:spacing w:after="240" w:line="240" w:lineRule="auto"/>
      <w:ind w:left="0"/>
      <w:outlineLvl w:val="0"/>
    </w:pPr>
    <w:rPr>
      <w:rFonts w:cs="Arial"/>
      <w:b/>
      <w:color w:val="181C44"/>
      <w:sz w:val="24"/>
      <w:szCs w:val="24"/>
      <w:lang w:val="de-DE"/>
    </w:rPr>
  </w:style>
  <w:style w:type="paragraph" w:styleId="Heading2">
    <w:name w:val="heading 2"/>
    <w:next w:val="Normal"/>
    <w:link w:val="Heading2Char"/>
    <w:uiPriority w:val="9"/>
    <w:unhideWhenUsed/>
    <w:qFormat/>
    <w:rsid w:val="00633011"/>
    <w:pPr>
      <w:autoSpaceDE w:val="0"/>
      <w:autoSpaceDN w:val="0"/>
      <w:adjustRightInd w:val="0"/>
      <w:spacing w:after="240" w:line="240" w:lineRule="auto"/>
      <w:outlineLvl w:val="1"/>
    </w:pPr>
    <w:rPr>
      <w:rFonts w:ascii="Open Sans" w:hAnsi="Open Sans" w:cs="Arial"/>
      <w:b/>
      <w:color w:val="181C44"/>
      <w:sz w:val="20"/>
      <w:szCs w:val="24"/>
      <w:lang w:val="de-DE"/>
    </w:rPr>
  </w:style>
  <w:style w:type="paragraph" w:styleId="Heading3">
    <w:name w:val="heading 3"/>
    <w:basedOn w:val="Normal"/>
    <w:next w:val="Normal"/>
    <w:link w:val="Heading3Char"/>
    <w:uiPriority w:val="9"/>
    <w:unhideWhenUsed/>
    <w:qFormat/>
    <w:rsid w:val="00037375"/>
    <w:pPr>
      <w:keepNext/>
      <w:keepLines/>
      <w:spacing w:before="40" w:after="0"/>
      <w:outlineLvl w:val="2"/>
    </w:pPr>
    <w:rPr>
      <w:rFonts w:eastAsiaTheme="majorEastAsia" w:cstheme="majorBidi"/>
      <w:color w:val="181C44" w:themeColor="accent1"/>
      <w:sz w:val="24"/>
      <w:szCs w:val="24"/>
    </w:rPr>
  </w:style>
  <w:style w:type="paragraph" w:styleId="Heading4">
    <w:name w:val="heading 4"/>
    <w:basedOn w:val="Normal"/>
    <w:next w:val="Normal"/>
    <w:link w:val="Heading4Char"/>
    <w:uiPriority w:val="9"/>
    <w:semiHidden/>
    <w:unhideWhenUsed/>
    <w:qFormat/>
    <w:rsid w:val="00037375"/>
    <w:pPr>
      <w:keepNext/>
      <w:keepLines/>
      <w:spacing w:before="40" w:after="0"/>
      <w:outlineLvl w:val="3"/>
    </w:pPr>
    <w:rPr>
      <w:rFonts w:eastAsiaTheme="majorEastAsia" w:cstheme="majorBidi"/>
      <w:i/>
      <w:iCs/>
      <w:color w:val="181C44" w:themeColor="accent1"/>
    </w:rPr>
  </w:style>
  <w:style w:type="paragraph" w:styleId="Heading5">
    <w:name w:val="heading 5"/>
    <w:basedOn w:val="Normal"/>
    <w:next w:val="Normal"/>
    <w:link w:val="Heading5Char"/>
    <w:uiPriority w:val="9"/>
    <w:semiHidden/>
    <w:unhideWhenUsed/>
    <w:qFormat/>
    <w:rsid w:val="00014596"/>
    <w:pPr>
      <w:keepNext/>
      <w:keepLines/>
      <w:spacing w:before="40" w:after="0"/>
      <w:outlineLvl w:val="4"/>
    </w:pPr>
    <w:rPr>
      <w:rFonts w:eastAsiaTheme="majorEastAsia" w:cstheme="majorBidi"/>
      <w:color w:val="181C44" w:themeColor="accent1"/>
    </w:rPr>
  </w:style>
  <w:style w:type="paragraph" w:styleId="Heading6">
    <w:name w:val="heading 6"/>
    <w:basedOn w:val="Normal"/>
    <w:next w:val="Normal"/>
    <w:link w:val="Heading6Char"/>
    <w:uiPriority w:val="9"/>
    <w:semiHidden/>
    <w:unhideWhenUsed/>
    <w:qFormat/>
    <w:rsid w:val="00014596"/>
    <w:pPr>
      <w:keepNext/>
      <w:keepLines/>
      <w:spacing w:before="40" w:after="0"/>
      <w:outlineLvl w:val="5"/>
    </w:pPr>
    <w:rPr>
      <w:rFonts w:eastAsiaTheme="majorEastAsia" w:cstheme="majorBidi"/>
      <w:color w:val="181C44" w:themeColor="accent1"/>
    </w:rPr>
  </w:style>
  <w:style w:type="paragraph" w:styleId="Heading7">
    <w:name w:val="heading 7"/>
    <w:basedOn w:val="Normal"/>
    <w:next w:val="Normal"/>
    <w:link w:val="Heading7Char"/>
    <w:uiPriority w:val="9"/>
    <w:semiHidden/>
    <w:unhideWhenUsed/>
    <w:qFormat/>
    <w:rsid w:val="00014596"/>
    <w:pPr>
      <w:keepNext/>
      <w:keepLines/>
      <w:spacing w:before="40" w:after="0"/>
      <w:outlineLvl w:val="6"/>
    </w:pPr>
    <w:rPr>
      <w:rFonts w:eastAsiaTheme="majorEastAsia" w:cstheme="majorBidi"/>
      <w:i/>
      <w:iCs/>
      <w:color w:val="181C44" w:themeColor="accent1"/>
    </w:rPr>
  </w:style>
  <w:style w:type="paragraph" w:styleId="Heading8">
    <w:name w:val="heading 8"/>
    <w:basedOn w:val="Normal"/>
    <w:next w:val="Normal"/>
    <w:link w:val="Heading8Char"/>
    <w:uiPriority w:val="9"/>
    <w:semiHidden/>
    <w:unhideWhenUsed/>
    <w:qFormat/>
    <w:rsid w:val="009E45C5"/>
    <w:pPr>
      <w:keepNext/>
      <w:keepLines/>
      <w:spacing w:before="40" w:after="0"/>
      <w:outlineLvl w:val="7"/>
    </w:pPr>
    <w:rPr>
      <w:rFonts w:eastAsiaTheme="majorEastAsia" w:cstheme="majorBidi"/>
      <w:color w:val="181C44" w:themeColor="accent1"/>
      <w:szCs w:val="21"/>
    </w:rPr>
  </w:style>
  <w:style w:type="paragraph" w:styleId="Heading9">
    <w:name w:val="heading 9"/>
    <w:basedOn w:val="Normal"/>
    <w:next w:val="Normal"/>
    <w:link w:val="Heading9Char"/>
    <w:uiPriority w:val="9"/>
    <w:semiHidden/>
    <w:unhideWhenUsed/>
    <w:qFormat/>
    <w:rsid w:val="009E45C5"/>
    <w:pPr>
      <w:keepNext/>
      <w:keepLines/>
      <w:spacing w:before="40" w:after="0"/>
      <w:outlineLvl w:val="8"/>
    </w:pPr>
    <w:rPr>
      <w:rFonts w:eastAsiaTheme="majorEastAsia" w:cstheme="majorBidi"/>
      <w:i/>
      <w:iCs/>
      <w:color w:val="181C44" w:themeColor="accent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qFormat/>
    <w:rsid w:val="002C203B"/>
    <w:rPr>
      <w:rFonts w:ascii="Open Sans" w:hAnsi="Open Sans"/>
      <w:sz w:val="16"/>
      <w:szCs w:val="16"/>
    </w:rPr>
  </w:style>
  <w:style w:type="paragraph" w:styleId="CommentText">
    <w:name w:val="annotation text"/>
    <w:basedOn w:val="Normal"/>
    <w:link w:val="CommentTextChar"/>
    <w:uiPriority w:val="99"/>
    <w:unhideWhenUsed/>
    <w:qFormat/>
    <w:pPr>
      <w:spacing w:line="240" w:lineRule="auto"/>
    </w:pPr>
    <w:rPr>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qFormat/>
    <w:rsid w:val="002C203B"/>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2C203B"/>
    <w:rPr>
      <w:rFonts w:ascii="Open Sans" w:hAnsi="Open Sans" w:cs="Segoe UI"/>
      <w:sz w:val="18"/>
      <w:szCs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styleId="IntenseEmphasis">
    <w:name w:val="Intense Emphasis"/>
    <w:basedOn w:val="DefaultParagraphFont"/>
    <w:uiPriority w:val="21"/>
    <w:qFormat/>
    <w:rsid w:val="00037375"/>
    <w:rPr>
      <w:rFonts w:ascii="Open Sans" w:hAnsi="Open Sans"/>
      <w:i/>
      <w:iCs/>
      <w:color w:val="181C44" w:themeColor="accent1"/>
    </w:rPr>
  </w:style>
  <w:style w:type="character" w:styleId="SubtleReference">
    <w:name w:val="Subtle Reference"/>
    <w:uiPriority w:val="31"/>
    <w:qFormat/>
    <w:rsid w:val="00037375"/>
    <w:rPr>
      <w:rFonts w:ascii="Open Sans" w:hAnsi="Open Sans"/>
    </w:rPr>
  </w:style>
  <w:style w:type="paragraph" w:customStyle="1" w:styleId="CitaviBibliographyHeading">
    <w:name w:val="Citavi Bibliography Heading"/>
    <w:basedOn w:val="Heading1"/>
    <w:link w:val="CitaviBibliographyHeadingZchn"/>
    <w:uiPriority w:val="99"/>
  </w:style>
  <w:style w:type="character" w:customStyle="1" w:styleId="CitaviBibliographyHeadingZchn">
    <w:name w:val="Citavi Bibliography Heading Zchn"/>
    <w:basedOn w:val="DefaultParagraphFont"/>
    <w:link w:val="CitaviBibliographyHeading"/>
    <w:uiPriority w:val="99"/>
    <w:rPr>
      <w:rFonts w:ascii="Arial" w:hAnsi="Arial" w:cs="Arial"/>
      <w:b/>
      <w:sz w:val="24"/>
      <w:szCs w:val="24"/>
      <w:lang w:val="de-DE"/>
    </w:rPr>
  </w:style>
  <w:style w:type="character" w:customStyle="1" w:styleId="Heading1Char">
    <w:name w:val="Heading 1 Char"/>
    <w:basedOn w:val="DefaultParagraphFont"/>
    <w:link w:val="Heading1"/>
    <w:uiPriority w:val="9"/>
    <w:rsid w:val="002F5180"/>
    <w:rPr>
      <w:rFonts w:ascii="Open Sans" w:hAnsi="Open Sans" w:cs="Arial"/>
      <w:b/>
      <w:color w:val="181C44"/>
      <w:sz w:val="24"/>
      <w:szCs w:val="24"/>
      <w:lang w:val="de-DE"/>
    </w:rPr>
  </w:style>
  <w:style w:type="paragraph" w:customStyle="1" w:styleId="CitaviChapterBibliographyHeading">
    <w:name w:val="Citavi Chapter Bibliography Heading"/>
    <w:basedOn w:val="Heading2"/>
    <w:link w:val="CitaviChapterBibliographyHeadingZchn"/>
    <w:uiPriority w:val="99"/>
  </w:style>
  <w:style w:type="character" w:customStyle="1" w:styleId="CitaviChapterBibliographyHeadingZchn">
    <w:name w:val="Citavi Chapter Bibliography Heading Zchn"/>
    <w:basedOn w:val="DefaultParagraphFont"/>
    <w:link w:val="CitaviChapterBibliographyHeading"/>
    <w:uiPriority w:val="99"/>
    <w:rPr>
      <w:rFonts w:asciiTheme="majorHAnsi" w:eastAsiaTheme="majorEastAsia" w:hAnsiTheme="majorHAnsi" w:cstheme="majorBidi"/>
      <w:color w:val="121432" w:themeColor="accent1" w:themeShade="BF"/>
      <w:sz w:val="26"/>
      <w:szCs w:val="26"/>
    </w:rPr>
  </w:style>
  <w:style w:type="character" w:customStyle="1" w:styleId="Heading2Char">
    <w:name w:val="Heading 2 Char"/>
    <w:basedOn w:val="DefaultParagraphFont"/>
    <w:link w:val="Heading2"/>
    <w:uiPriority w:val="9"/>
    <w:rsid w:val="00633011"/>
    <w:rPr>
      <w:rFonts w:ascii="Open Sans" w:hAnsi="Open Sans" w:cs="Arial"/>
      <w:b/>
      <w:color w:val="181C44"/>
      <w:sz w:val="20"/>
      <w:szCs w:val="24"/>
      <w:lang w:val="de-DE"/>
    </w:rPr>
  </w:style>
  <w:style w:type="paragraph" w:customStyle="1" w:styleId="CitaviBibliographySubheading1">
    <w:name w:val="Citavi Bibliography Subheading 1"/>
    <w:basedOn w:val="Heading2"/>
    <w:link w:val="CitaviBibliographySubheading1Zchn"/>
    <w:uiPriority w:val="99"/>
    <w:pPr>
      <w:outlineLvl w:val="9"/>
    </w:pPr>
  </w:style>
  <w:style w:type="character" w:customStyle="1" w:styleId="CitaviBibliographySubheading1Zchn">
    <w:name w:val="Citavi Bibliography Subheading 1 Zchn"/>
    <w:basedOn w:val="DefaultParagraphFont"/>
    <w:link w:val="CitaviBibliographySubheading1"/>
    <w:uiPriority w:val="99"/>
    <w:rPr>
      <w:rFonts w:ascii="Arial" w:hAnsi="Arial" w:cs="Arial"/>
      <w:i/>
      <w:sz w:val="24"/>
      <w:szCs w:val="24"/>
      <w:lang w:val="de-DE"/>
    </w:rPr>
  </w:style>
  <w:style w:type="paragraph" w:customStyle="1" w:styleId="CitaviBibliographySubheading2">
    <w:name w:val="Citavi Bibliography Subheading 2"/>
    <w:basedOn w:val="Heading3"/>
    <w:link w:val="CitaviBibliographySubheading2Zchn"/>
    <w:uiPriority w:val="99"/>
    <w:pPr>
      <w:outlineLvl w:val="9"/>
    </w:pPr>
    <w:rPr>
      <w:lang w:val="de-DE"/>
    </w:rPr>
  </w:style>
  <w:style w:type="character" w:customStyle="1" w:styleId="CitaviBibliographySubheading2Zchn">
    <w:name w:val="Citavi Bibliography Subheading 2 Zchn"/>
    <w:basedOn w:val="DefaultParagraphFont"/>
    <w:link w:val="CitaviBibliographySubheading2"/>
    <w:uiPriority w:val="99"/>
    <w:rPr>
      <w:rFonts w:asciiTheme="majorHAnsi" w:eastAsiaTheme="majorEastAsia" w:hAnsiTheme="majorHAnsi" w:cstheme="majorBidi"/>
      <w:color w:val="0C0D21" w:themeColor="accent1" w:themeShade="7F"/>
      <w:sz w:val="24"/>
      <w:szCs w:val="24"/>
      <w:lang w:val="de-DE"/>
    </w:rPr>
  </w:style>
  <w:style w:type="character" w:customStyle="1" w:styleId="Heading3Char">
    <w:name w:val="Heading 3 Char"/>
    <w:basedOn w:val="DefaultParagraphFont"/>
    <w:link w:val="Heading3"/>
    <w:uiPriority w:val="9"/>
    <w:rsid w:val="00037375"/>
    <w:rPr>
      <w:rFonts w:ascii="Open Sans" w:eastAsiaTheme="majorEastAsia" w:hAnsi="Open Sans" w:cstheme="majorBidi"/>
      <w:color w:val="181C44" w:themeColor="accent1"/>
      <w:sz w:val="24"/>
      <w:szCs w:val="24"/>
    </w:rPr>
  </w:style>
  <w:style w:type="paragraph" w:customStyle="1" w:styleId="CitaviBibliographySubheading3">
    <w:name w:val="Citavi Bibliography Subheading 3"/>
    <w:basedOn w:val="Heading4"/>
    <w:link w:val="CitaviBibliographySubheading3Zchn"/>
    <w:uiPriority w:val="99"/>
    <w:pPr>
      <w:outlineLvl w:val="9"/>
    </w:pPr>
    <w:rPr>
      <w:lang w:val="de-DE"/>
    </w:rPr>
  </w:style>
  <w:style w:type="character" w:customStyle="1" w:styleId="CitaviBibliographySubheading3Zchn">
    <w:name w:val="Citavi Bibliography Subheading 3 Zchn"/>
    <w:basedOn w:val="DefaultParagraphFont"/>
    <w:link w:val="CitaviBibliographySubheading3"/>
    <w:uiPriority w:val="99"/>
    <w:rPr>
      <w:rFonts w:asciiTheme="majorHAnsi" w:eastAsiaTheme="majorEastAsia" w:hAnsiTheme="majorHAnsi" w:cstheme="majorBidi"/>
      <w:i/>
      <w:iCs/>
      <w:color w:val="121432" w:themeColor="accent1" w:themeShade="BF"/>
      <w:lang w:val="de-DE"/>
    </w:rPr>
  </w:style>
  <w:style w:type="character" w:customStyle="1" w:styleId="Heading4Char">
    <w:name w:val="Heading 4 Char"/>
    <w:basedOn w:val="DefaultParagraphFont"/>
    <w:link w:val="Heading4"/>
    <w:uiPriority w:val="9"/>
    <w:semiHidden/>
    <w:rsid w:val="00037375"/>
    <w:rPr>
      <w:rFonts w:ascii="Open Sans" w:eastAsiaTheme="majorEastAsia" w:hAnsi="Open Sans" w:cstheme="majorBidi"/>
      <w:i/>
      <w:iCs/>
      <w:color w:val="181C44" w:themeColor="accent1"/>
      <w:sz w:val="20"/>
    </w:rPr>
  </w:style>
  <w:style w:type="paragraph" w:customStyle="1" w:styleId="CitaviBibliographySubheading4">
    <w:name w:val="Citavi Bibliography Subheading 4"/>
    <w:basedOn w:val="Heading5"/>
    <w:link w:val="CitaviBibliographySubheading4Zchn"/>
    <w:uiPriority w:val="99"/>
    <w:pPr>
      <w:outlineLvl w:val="9"/>
    </w:pPr>
    <w:rPr>
      <w:lang w:val="de-DE"/>
    </w:rPr>
  </w:style>
  <w:style w:type="character" w:customStyle="1" w:styleId="CitaviBibliographySubheading4Zchn">
    <w:name w:val="Citavi Bibliography Subheading 4 Zchn"/>
    <w:basedOn w:val="DefaultParagraphFont"/>
    <w:link w:val="CitaviBibliographySubheading4"/>
    <w:uiPriority w:val="99"/>
    <w:rPr>
      <w:rFonts w:asciiTheme="majorHAnsi" w:eastAsiaTheme="majorEastAsia" w:hAnsiTheme="majorHAnsi" w:cstheme="majorBidi"/>
      <w:color w:val="121432" w:themeColor="accent1" w:themeShade="BF"/>
      <w:lang w:val="de-DE"/>
    </w:rPr>
  </w:style>
  <w:style w:type="character" w:customStyle="1" w:styleId="Heading5Char">
    <w:name w:val="Heading 5 Char"/>
    <w:basedOn w:val="DefaultParagraphFont"/>
    <w:link w:val="Heading5"/>
    <w:uiPriority w:val="9"/>
    <w:semiHidden/>
    <w:rsid w:val="00014596"/>
    <w:rPr>
      <w:rFonts w:ascii="Open Sans" w:eastAsiaTheme="majorEastAsia" w:hAnsi="Open Sans" w:cstheme="majorBidi"/>
      <w:color w:val="181C44" w:themeColor="accent1"/>
      <w:sz w:val="20"/>
    </w:rPr>
  </w:style>
  <w:style w:type="paragraph" w:customStyle="1" w:styleId="CitaviBibliographySubheading5">
    <w:name w:val="Citavi Bibliography Subheading 5"/>
    <w:basedOn w:val="Heading6"/>
    <w:link w:val="CitaviBibliographySubheading5Zchn"/>
    <w:uiPriority w:val="99"/>
    <w:pPr>
      <w:outlineLvl w:val="9"/>
    </w:pPr>
    <w:rPr>
      <w:lang w:val="de-DE"/>
    </w:rPr>
  </w:style>
  <w:style w:type="character" w:customStyle="1" w:styleId="CitaviBibliographySubheading5Zchn">
    <w:name w:val="Citavi Bibliography Subheading 5 Zchn"/>
    <w:basedOn w:val="DefaultParagraphFont"/>
    <w:link w:val="CitaviBibliographySubheading5"/>
    <w:uiPriority w:val="99"/>
    <w:rPr>
      <w:rFonts w:asciiTheme="majorHAnsi" w:eastAsiaTheme="majorEastAsia" w:hAnsiTheme="majorHAnsi" w:cstheme="majorBidi"/>
      <w:color w:val="0C0D21" w:themeColor="accent1" w:themeShade="7F"/>
      <w:lang w:val="de-DE"/>
    </w:rPr>
  </w:style>
  <w:style w:type="character" w:customStyle="1" w:styleId="Heading6Char">
    <w:name w:val="Heading 6 Char"/>
    <w:basedOn w:val="DefaultParagraphFont"/>
    <w:link w:val="Heading6"/>
    <w:uiPriority w:val="9"/>
    <w:semiHidden/>
    <w:rsid w:val="00014596"/>
    <w:rPr>
      <w:rFonts w:ascii="Open Sans" w:eastAsiaTheme="majorEastAsia" w:hAnsi="Open Sans" w:cstheme="majorBidi"/>
      <w:color w:val="181C44" w:themeColor="accent1"/>
      <w:sz w:val="20"/>
    </w:rPr>
  </w:style>
  <w:style w:type="paragraph" w:customStyle="1" w:styleId="CitaviBibliographySubheading6">
    <w:name w:val="Citavi Bibliography Subheading 6"/>
    <w:basedOn w:val="Heading7"/>
    <w:link w:val="CitaviBibliographySubheading6Zchn"/>
    <w:uiPriority w:val="99"/>
    <w:pPr>
      <w:outlineLvl w:val="9"/>
    </w:pPr>
    <w:rPr>
      <w:lang w:val="de-DE"/>
    </w:rPr>
  </w:style>
  <w:style w:type="character" w:customStyle="1" w:styleId="CitaviBibliographySubheading6Zchn">
    <w:name w:val="Citavi Bibliography Subheading 6 Zchn"/>
    <w:basedOn w:val="DefaultParagraphFont"/>
    <w:link w:val="CitaviBibliographySubheading6"/>
    <w:uiPriority w:val="99"/>
    <w:rPr>
      <w:rFonts w:asciiTheme="majorHAnsi" w:eastAsiaTheme="majorEastAsia" w:hAnsiTheme="majorHAnsi" w:cstheme="majorBidi"/>
      <w:i/>
      <w:iCs/>
      <w:color w:val="0C0D21" w:themeColor="accent1" w:themeShade="7F"/>
      <w:lang w:val="de-DE"/>
    </w:rPr>
  </w:style>
  <w:style w:type="character" w:customStyle="1" w:styleId="Heading7Char">
    <w:name w:val="Heading 7 Char"/>
    <w:basedOn w:val="DefaultParagraphFont"/>
    <w:link w:val="Heading7"/>
    <w:uiPriority w:val="9"/>
    <w:semiHidden/>
    <w:rsid w:val="00014596"/>
    <w:rPr>
      <w:rFonts w:ascii="Open Sans" w:eastAsiaTheme="majorEastAsia" w:hAnsi="Open Sans" w:cstheme="majorBidi"/>
      <w:i/>
      <w:iCs/>
      <w:color w:val="181C44" w:themeColor="accent1"/>
      <w:sz w:val="20"/>
    </w:rPr>
  </w:style>
  <w:style w:type="paragraph" w:customStyle="1" w:styleId="CitaviBibliographySubheading7">
    <w:name w:val="Citavi Bibliography Subheading 7"/>
    <w:basedOn w:val="Heading8"/>
    <w:link w:val="CitaviBibliographySubheading7Zchn"/>
    <w:uiPriority w:val="99"/>
    <w:pPr>
      <w:outlineLvl w:val="9"/>
    </w:pPr>
    <w:rPr>
      <w:lang w:val="de-DE"/>
    </w:rPr>
  </w:style>
  <w:style w:type="character" w:customStyle="1" w:styleId="CitaviBibliographySubheading7Zchn">
    <w:name w:val="Citavi Bibliography Subheading 7 Zchn"/>
    <w:basedOn w:val="DefaultParagraphFont"/>
    <w:link w:val="CitaviBibliographySubheading7"/>
    <w:uiPriority w:val="99"/>
    <w:rPr>
      <w:rFonts w:asciiTheme="majorHAnsi" w:eastAsiaTheme="majorEastAsia" w:hAnsiTheme="majorHAnsi" w:cstheme="majorBidi"/>
      <w:color w:val="272727" w:themeColor="text1" w:themeTint="D8"/>
      <w:sz w:val="21"/>
      <w:szCs w:val="21"/>
      <w:lang w:val="de-DE"/>
    </w:rPr>
  </w:style>
  <w:style w:type="character" w:customStyle="1" w:styleId="Heading8Char">
    <w:name w:val="Heading 8 Char"/>
    <w:basedOn w:val="DefaultParagraphFont"/>
    <w:link w:val="Heading8"/>
    <w:uiPriority w:val="9"/>
    <w:semiHidden/>
    <w:rsid w:val="009E45C5"/>
    <w:rPr>
      <w:rFonts w:ascii="Open Sans" w:eastAsiaTheme="majorEastAsia" w:hAnsi="Open Sans" w:cstheme="majorBidi"/>
      <w:color w:val="181C44" w:themeColor="accent1"/>
      <w:sz w:val="20"/>
      <w:szCs w:val="21"/>
    </w:rPr>
  </w:style>
  <w:style w:type="paragraph" w:customStyle="1" w:styleId="CitaviBibliographySubheading8">
    <w:name w:val="Citavi Bibliography Subheading 8"/>
    <w:basedOn w:val="Heading9"/>
    <w:link w:val="CitaviBibliographySubheading8Zchn"/>
    <w:uiPriority w:val="99"/>
    <w:pPr>
      <w:outlineLvl w:val="9"/>
    </w:pPr>
    <w:rPr>
      <w:lang w:val="de-DE"/>
    </w:rPr>
  </w:style>
  <w:style w:type="character" w:customStyle="1" w:styleId="CitaviBibliographySubheading8Zchn">
    <w:name w:val="Citavi Bibliography Subheading 8 Zchn"/>
    <w:basedOn w:val="DefaultParagraphFont"/>
    <w:link w:val="CitaviBibliographySubheading8"/>
    <w:uiPriority w:val="99"/>
    <w:rPr>
      <w:rFonts w:asciiTheme="majorHAnsi" w:eastAsiaTheme="majorEastAsia" w:hAnsiTheme="majorHAnsi" w:cstheme="majorBidi"/>
      <w:i/>
      <w:iCs/>
      <w:color w:val="272727" w:themeColor="text1" w:themeTint="D8"/>
      <w:sz w:val="21"/>
      <w:szCs w:val="21"/>
      <w:lang w:val="de-DE"/>
    </w:rPr>
  </w:style>
  <w:style w:type="character" w:customStyle="1" w:styleId="Heading9Char">
    <w:name w:val="Heading 9 Char"/>
    <w:basedOn w:val="DefaultParagraphFont"/>
    <w:link w:val="Heading9"/>
    <w:uiPriority w:val="9"/>
    <w:semiHidden/>
    <w:rsid w:val="009E45C5"/>
    <w:rPr>
      <w:rFonts w:ascii="Open Sans" w:eastAsiaTheme="majorEastAsia" w:hAnsi="Open Sans" w:cstheme="majorBidi"/>
      <w:i/>
      <w:iCs/>
      <w:color w:val="181C44" w:themeColor="accent1"/>
      <w:sz w:val="20"/>
      <w:szCs w:val="21"/>
    </w:rPr>
  </w:style>
  <w:style w:type="paragraph" w:styleId="FootnoteText">
    <w:name w:val="footnote text"/>
    <w:basedOn w:val="Normal"/>
    <w:link w:val="FootnoteTextChar"/>
    <w:uiPriority w:val="99"/>
    <w:unhideWhenUsed/>
    <w:qFormat/>
    <w:rsid w:val="00037375"/>
    <w:pPr>
      <w:spacing w:after="60" w:line="240" w:lineRule="exact"/>
    </w:pPr>
    <w:rPr>
      <w:color w:val="181C44" w:themeColor="accent1"/>
      <w:sz w:val="14"/>
      <w:szCs w:val="20"/>
    </w:rPr>
  </w:style>
  <w:style w:type="character" w:customStyle="1" w:styleId="FootnoteTextChar">
    <w:name w:val="Footnote Text Char"/>
    <w:basedOn w:val="DefaultParagraphFont"/>
    <w:link w:val="FootnoteText"/>
    <w:uiPriority w:val="99"/>
    <w:rsid w:val="00037375"/>
    <w:rPr>
      <w:rFonts w:ascii="Open Sans" w:hAnsi="Open Sans"/>
      <w:color w:val="181C44" w:themeColor="accent1"/>
      <w:sz w:val="14"/>
      <w:szCs w:val="20"/>
    </w:rPr>
  </w:style>
  <w:style w:type="character" w:styleId="FootnoteReference">
    <w:name w:val="footnote reference"/>
    <w:basedOn w:val="DefaultParagraphFont"/>
    <w:uiPriority w:val="99"/>
    <w:unhideWhenUsed/>
    <w:qFormat/>
    <w:rsid w:val="00FE19A4"/>
    <w:rPr>
      <w:rFonts w:ascii="Open Sans" w:hAnsi="Open Sans"/>
      <w:color w:val="EE6174"/>
      <w:vertAlign w:val="superscript"/>
    </w:rPr>
  </w:style>
  <w:style w:type="character" w:styleId="Hyperlink">
    <w:name w:val="Hyperlink"/>
    <w:basedOn w:val="DefaultParagraphFont"/>
    <w:uiPriority w:val="99"/>
    <w:unhideWhenUsed/>
    <w:qFormat/>
    <w:rsid w:val="00FE19A4"/>
    <w:rPr>
      <w:rFonts w:ascii="Open Sans" w:hAnsi="Open Sans"/>
      <w:color w:val="EE6174"/>
      <w:u w:val="single"/>
    </w:rPr>
  </w:style>
  <w:style w:type="character" w:customStyle="1" w:styleId="NichtaufgelsteErwhnung1">
    <w:name w:val="Nicht aufgelöste Erwähnung1"/>
    <w:basedOn w:val="DefaultParagraphFont"/>
    <w:uiPriority w:val="99"/>
    <w:semiHidden/>
    <w:unhideWhenUsed/>
    <w:rPr>
      <w:color w:val="605E5C"/>
      <w:shd w:val="clear" w:color="auto" w:fill="E1DFDD"/>
    </w:rPr>
  </w:style>
  <w:style w:type="paragraph" w:styleId="Revision">
    <w:name w:val="Revision"/>
    <w:hidden/>
    <w:uiPriority w:val="99"/>
    <w:semiHidden/>
    <w:pPr>
      <w:spacing w:after="0" w:line="240" w:lineRule="auto"/>
    </w:pPr>
  </w:style>
  <w:style w:type="character" w:styleId="UnresolvedMention">
    <w:name w:val="Unresolved Mention"/>
    <w:basedOn w:val="DefaultParagraphFont"/>
    <w:uiPriority w:val="99"/>
    <w:unhideWhenUsed/>
    <w:qFormat/>
    <w:rsid w:val="00037375"/>
    <w:rPr>
      <w:rFonts w:ascii="Open Sans" w:hAnsi="Open Sans"/>
      <w:color w:val="000000" w:themeColor="text1"/>
      <w:shd w:val="clear" w:color="auto" w:fill="E1DFDD"/>
    </w:rPr>
  </w:style>
  <w:style w:type="character" w:styleId="FollowedHyperlink">
    <w:name w:val="FollowedHyperlink"/>
    <w:basedOn w:val="DefaultParagraphFont"/>
    <w:uiPriority w:val="99"/>
    <w:semiHidden/>
    <w:unhideWhenUsed/>
    <w:qFormat/>
    <w:rsid w:val="008D7240"/>
    <w:rPr>
      <w:rFonts w:ascii="Open Sans" w:hAnsi="Open Sans"/>
      <w:color w:val="EE6174" w:themeColor="accent5"/>
      <w:u w:val="single"/>
    </w:rPr>
  </w:style>
  <w:style w:type="character" w:styleId="Mention">
    <w:name w:val="Mention"/>
    <w:basedOn w:val="DefaultParagraphFont"/>
    <w:uiPriority w:val="99"/>
    <w:unhideWhenUsed/>
    <w:qFormat/>
    <w:rsid w:val="00E819D8"/>
    <w:rPr>
      <w:rFonts w:ascii="Open Sans" w:hAnsi="Open Sans"/>
      <w:color w:val="181C44" w:themeColor="accent1"/>
      <w:shd w:val="clear" w:color="auto" w:fill="E1DFDD"/>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rsid w:val="00E97B61"/>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rsid w:val="00E97B61"/>
    <w:rPr>
      <w:rFonts w:ascii="Open Sans" w:hAnsi="Open Sans"/>
      <w:sz w:val="18"/>
    </w:rPr>
  </w:style>
  <w:style w:type="character" w:styleId="PageNumber">
    <w:name w:val="page number"/>
    <w:basedOn w:val="DefaultParagraphFont"/>
    <w:uiPriority w:val="99"/>
    <w:semiHidden/>
    <w:unhideWhenUsed/>
    <w:qFormat/>
    <w:rsid w:val="002C203B"/>
    <w:rPr>
      <w:rFonts w:ascii="Open Sans" w:hAnsi="Open Sans"/>
      <w:color w:val="auto"/>
      <w:sz w:val="20"/>
    </w:rPr>
  </w:style>
  <w:style w:type="paragraph" w:customStyle="1" w:styleId="paragraph">
    <w:name w:val="paragraph"/>
    <w:basedOn w:val="Normal"/>
    <w:rsid w:val="009F0BCA"/>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E57D1D"/>
    <w:pPr>
      <w:spacing w:after="200" w:line="240" w:lineRule="auto"/>
      <w:ind w:left="720"/>
    </w:pPr>
    <w:rPr>
      <w:iCs/>
      <w:color w:val="181C44"/>
      <w:sz w:val="18"/>
      <w:szCs w:val="18"/>
    </w:rPr>
  </w:style>
  <w:style w:type="paragraph" w:styleId="NormalWeb">
    <w:name w:val="Normal (Web)"/>
    <w:basedOn w:val="Normal"/>
    <w:uiPriority w:val="99"/>
    <w:qFormat/>
    <w:rsid w:val="009F0BCA"/>
    <w:pPr>
      <w:spacing w:beforeLines="1" w:afterLines="1" w:line="240" w:lineRule="auto"/>
    </w:pPr>
    <w:rPr>
      <w:rFonts w:cs="Times New Roman"/>
      <w:color w:val="000000" w:themeColor="text1"/>
      <w:szCs w:val="20"/>
      <w:lang w:val="de-DE" w:eastAsia="de-DE"/>
    </w:rPr>
  </w:style>
  <w:style w:type="character" w:styleId="Emphasis">
    <w:name w:val="Emphasis"/>
    <w:basedOn w:val="DefaultParagraphFont"/>
    <w:uiPriority w:val="20"/>
    <w:qFormat/>
    <w:rsid w:val="00E97B61"/>
    <w:rPr>
      <w:rFonts w:ascii="Open Sans" w:hAnsi="Open Sans"/>
      <w:i/>
    </w:rPr>
  </w:style>
  <w:style w:type="character" w:styleId="Strong">
    <w:name w:val="Strong"/>
    <w:basedOn w:val="Emphasis"/>
    <w:uiPriority w:val="22"/>
    <w:qFormat/>
    <w:rsid w:val="00044ADE"/>
    <w:rPr>
      <w:rFonts w:ascii="Open Sans" w:hAnsi="Open Sans"/>
      <w:b/>
      <w:i w:val="0"/>
      <w:color w:val="EE6174"/>
      <w:sz w:val="20"/>
    </w:rPr>
  </w:style>
  <w:style w:type="paragraph" w:styleId="TOCHeading">
    <w:name w:val="TOC Heading"/>
    <w:basedOn w:val="Heading1"/>
    <w:next w:val="Normal"/>
    <w:uiPriority w:val="39"/>
    <w:unhideWhenUsed/>
    <w:qFormat/>
    <w:rsid w:val="00FB141C"/>
    <w:pPr>
      <w:keepNext/>
      <w:keepLines/>
      <w:autoSpaceDE/>
      <w:autoSpaceDN/>
      <w:adjustRightInd/>
      <w:spacing w:before="240" w:after="0" w:line="259" w:lineRule="auto"/>
      <w:contextualSpacing w:val="0"/>
      <w:outlineLvl w:val="9"/>
    </w:pPr>
    <w:rPr>
      <w:rFonts w:eastAsiaTheme="majorEastAsia" w:cstheme="majorBidi"/>
      <w:sz w:val="28"/>
      <w:szCs w:val="32"/>
      <w:lang w:eastAsia="de-DE"/>
    </w:rPr>
  </w:style>
  <w:style w:type="paragraph" w:styleId="TOC1">
    <w:name w:val="toc 1"/>
    <w:basedOn w:val="Normal"/>
    <w:next w:val="Normal"/>
    <w:autoRedefine/>
    <w:uiPriority w:val="39"/>
    <w:unhideWhenUsed/>
    <w:rsid w:val="003D6AB3"/>
    <w:pPr>
      <w:spacing w:after="100"/>
    </w:pPr>
  </w:style>
  <w:style w:type="paragraph" w:styleId="TOC2">
    <w:name w:val="toc 2"/>
    <w:basedOn w:val="Normal"/>
    <w:next w:val="Normal"/>
    <w:autoRedefine/>
    <w:uiPriority w:val="39"/>
    <w:unhideWhenUsed/>
    <w:rsid w:val="003D6AB3"/>
    <w:pPr>
      <w:spacing w:after="100"/>
      <w:ind w:left="220"/>
    </w:pPr>
  </w:style>
  <w:style w:type="paragraph" w:customStyle="1" w:styleId="Inhaltsverzeichnis">
    <w:name w:val="Inhaltsverzeichnis"/>
    <w:basedOn w:val="TOC1"/>
    <w:autoRedefine/>
    <w:qFormat/>
    <w:rsid w:val="00B1198F"/>
    <w:pPr>
      <w:tabs>
        <w:tab w:val="left" w:pos="440"/>
        <w:tab w:val="right" w:leader="dot" w:pos="9062"/>
      </w:tabs>
    </w:pPr>
    <w:rPr>
      <w:b/>
      <w:noProof/>
      <w:color w:val="181C44"/>
      <w:sz w:val="24"/>
    </w:rPr>
  </w:style>
  <w:style w:type="paragraph" w:styleId="NoSpacing">
    <w:name w:val="No Spacing"/>
    <w:uiPriority w:val="1"/>
    <w:qFormat/>
    <w:rsid w:val="00256D15"/>
    <w:pPr>
      <w:spacing w:after="0" w:line="240" w:lineRule="auto"/>
      <w:jc w:val="both"/>
    </w:pPr>
    <w:rPr>
      <w:rFonts w:ascii="Open Sans" w:hAnsi="Open Sans"/>
      <w:sz w:val="20"/>
    </w:rPr>
  </w:style>
  <w:style w:type="paragraph" w:styleId="Title">
    <w:name w:val="Title"/>
    <w:basedOn w:val="Normal"/>
    <w:next w:val="Normal"/>
    <w:link w:val="TitleChar"/>
    <w:uiPriority w:val="10"/>
    <w:qFormat/>
    <w:rsid w:val="00911CEA"/>
    <w:pPr>
      <w:spacing w:before="120" w:after="120" w:line="360" w:lineRule="auto"/>
      <w:contextualSpacing/>
      <w:jc w:val="center"/>
    </w:pPr>
    <w:rPr>
      <w:rFonts w:eastAsiaTheme="majorEastAsia" w:cstheme="majorBidi"/>
      <w:b/>
      <w:color w:val="181C44" w:themeColor="accent1"/>
      <w:spacing w:val="-10"/>
      <w:kern w:val="28"/>
      <w:sz w:val="28"/>
      <w:szCs w:val="56"/>
    </w:rPr>
  </w:style>
  <w:style w:type="character" w:customStyle="1" w:styleId="TitleChar">
    <w:name w:val="Title Char"/>
    <w:basedOn w:val="DefaultParagraphFont"/>
    <w:link w:val="Title"/>
    <w:uiPriority w:val="10"/>
    <w:rsid w:val="00911CEA"/>
    <w:rPr>
      <w:rFonts w:ascii="Open Sans" w:eastAsiaTheme="majorEastAsia" w:hAnsi="Open Sans" w:cstheme="majorBidi"/>
      <w:b/>
      <w:color w:val="181C44" w:themeColor="accent1"/>
      <w:spacing w:val="-10"/>
      <w:kern w:val="28"/>
      <w:sz w:val="28"/>
      <w:szCs w:val="56"/>
    </w:rPr>
  </w:style>
  <w:style w:type="paragraph" w:styleId="Subtitle">
    <w:name w:val="Subtitle"/>
    <w:basedOn w:val="Normal"/>
    <w:next w:val="Normal"/>
    <w:link w:val="SubtitleChar"/>
    <w:uiPriority w:val="11"/>
    <w:qFormat/>
    <w:rsid w:val="00911CEA"/>
    <w:pPr>
      <w:numPr>
        <w:ilvl w:val="1"/>
      </w:numPr>
      <w:jc w:val="center"/>
    </w:pPr>
    <w:rPr>
      <w:rFonts w:eastAsiaTheme="minorEastAsia"/>
      <w:color w:val="181C44" w:themeColor="accent1"/>
      <w:spacing w:val="15"/>
      <w:sz w:val="24"/>
    </w:rPr>
  </w:style>
  <w:style w:type="character" w:customStyle="1" w:styleId="SubtitleChar">
    <w:name w:val="Subtitle Char"/>
    <w:basedOn w:val="DefaultParagraphFont"/>
    <w:link w:val="Subtitle"/>
    <w:uiPriority w:val="11"/>
    <w:rsid w:val="00911CEA"/>
    <w:rPr>
      <w:rFonts w:ascii="Open Sans" w:eastAsiaTheme="minorEastAsia" w:hAnsi="Open Sans"/>
      <w:color w:val="181C44" w:themeColor="accent1"/>
      <w:spacing w:val="15"/>
      <w:sz w:val="24"/>
    </w:rPr>
  </w:style>
  <w:style w:type="character" w:styleId="SubtleEmphasis">
    <w:name w:val="Subtle Emphasis"/>
    <w:basedOn w:val="DefaultParagraphFont"/>
    <w:uiPriority w:val="19"/>
    <w:qFormat/>
    <w:rsid w:val="00044ADE"/>
    <w:rPr>
      <w:rFonts w:ascii="Open Sans" w:hAnsi="Open Sans"/>
      <w:i/>
      <w:iCs/>
      <w:color w:val="000000" w:themeColor="text1"/>
    </w:rPr>
  </w:style>
  <w:style w:type="paragraph" w:styleId="Quote">
    <w:name w:val="Quote"/>
    <w:basedOn w:val="Normal"/>
    <w:next w:val="Normal"/>
    <w:link w:val="QuoteChar"/>
    <w:uiPriority w:val="29"/>
    <w:qFormat/>
    <w:rsid w:val="00044ADE"/>
    <w:pPr>
      <w:spacing w:before="200"/>
      <w:ind w:left="864" w:right="864"/>
      <w:jc w:val="center"/>
    </w:pPr>
    <w:rPr>
      <w:i/>
      <w:iCs/>
      <w:color w:val="000000" w:themeColor="text1"/>
    </w:rPr>
  </w:style>
  <w:style w:type="character" w:customStyle="1" w:styleId="QuoteChar">
    <w:name w:val="Quote Char"/>
    <w:basedOn w:val="DefaultParagraphFont"/>
    <w:link w:val="Quote"/>
    <w:uiPriority w:val="29"/>
    <w:rsid w:val="00044ADE"/>
    <w:rPr>
      <w:rFonts w:ascii="Open Sans" w:hAnsi="Open Sans"/>
      <w:i/>
      <w:iCs/>
      <w:color w:val="000000" w:themeColor="text1"/>
      <w:sz w:val="20"/>
    </w:rPr>
  </w:style>
  <w:style w:type="paragraph" w:styleId="IntenseQuote">
    <w:name w:val="Intense Quote"/>
    <w:basedOn w:val="Normal"/>
    <w:next w:val="Normal"/>
    <w:link w:val="IntenseQuoteChar"/>
    <w:uiPriority w:val="30"/>
    <w:qFormat/>
    <w:rsid w:val="00044ADE"/>
    <w:pPr>
      <w:pBdr>
        <w:top w:val="single" w:sz="4" w:space="10" w:color="181C44" w:themeColor="accent1"/>
        <w:bottom w:val="single" w:sz="4" w:space="10" w:color="181C44" w:themeColor="accent1"/>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044ADE"/>
    <w:rPr>
      <w:rFonts w:ascii="Open Sans" w:hAnsi="Open Sans"/>
      <w:i/>
      <w:iCs/>
      <w:color w:val="000000" w:themeColor="text1"/>
      <w:sz w:val="20"/>
    </w:rPr>
  </w:style>
  <w:style w:type="character" w:styleId="BookTitle">
    <w:name w:val="Book Title"/>
    <w:basedOn w:val="DefaultParagraphFont"/>
    <w:uiPriority w:val="33"/>
    <w:qFormat/>
    <w:rsid w:val="00FB141C"/>
    <w:rPr>
      <w:rFonts w:ascii="Open Sans" w:hAnsi="Open Sans"/>
      <w:b/>
      <w:bCs/>
      <w:i/>
      <w:iCs/>
      <w:spacing w:val="5"/>
      <w:sz w:val="32"/>
    </w:rPr>
  </w:style>
  <w:style w:type="paragraph" w:styleId="EnvelopeAddress">
    <w:name w:val="envelope address"/>
    <w:basedOn w:val="Normal"/>
    <w:uiPriority w:val="99"/>
    <w:semiHidden/>
    <w:unhideWhenUsed/>
    <w:qFormat/>
    <w:rsid w:val="002C203B"/>
    <w:pPr>
      <w:framePr w:w="4320" w:h="2160" w:hRule="exact" w:hSpace="141" w:wrap="auto" w:hAnchor="page" w:xAlign="center" w:yAlign="bottom"/>
      <w:spacing w:after="0" w:line="240" w:lineRule="auto"/>
      <w:ind w:left="1"/>
    </w:pPr>
    <w:rPr>
      <w:rFonts w:eastAsiaTheme="majorEastAsia" w:cstheme="majorBidi"/>
      <w:sz w:val="24"/>
      <w:szCs w:val="24"/>
    </w:rPr>
  </w:style>
  <w:style w:type="paragraph" w:styleId="EnvelopeReturn">
    <w:name w:val="envelope return"/>
    <w:basedOn w:val="Normal"/>
    <w:uiPriority w:val="99"/>
    <w:semiHidden/>
    <w:unhideWhenUsed/>
    <w:rsid w:val="000B5C6A"/>
    <w:pPr>
      <w:spacing w:after="0" w:line="240" w:lineRule="auto"/>
    </w:pPr>
    <w:rPr>
      <w:rFonts w:eastAsiaTheme="majorEastAsia" w:cstheme="majorBidi"/>
      <w:szCs w:val="20"/>
    </w:rPr>
  </w:style>
  <w:style w:type="paragraph" w:styleId="TOC9">
    <w:name w:val="toc 9"/>
    <w:basedOn w:val="Normal"/>
    <w:next w:val="Normal"/>
    <w:autoRedefine/>
    <w:uiPriority w:val="39"/>
    <w:semiHidden/>
    <w:unhideWhenUsed/>
    <w:rsid w:val="008D7240"/>
    <w:pPr>
      <w:spacing w:after="100"/>
      <w:ind w:left="1600"/>
    </w:pPr>
  </w:style>
  <w:style w:type="paragraph" w:styleId="TableofFigures">
    <w:name w:val="table of figures"/>
    <w:basedOn w:val="Normal"/>
    <w:next w:val="Normal"/>
    <w:uiPriority w:val="99"/>
    <w:semiHidden/>
    <w:unhideWhenUsed/>
    <w:qFormat/>
    <w:rsid w:val="008D7240"/>
    <w:pPr>
      <w:spacing w:after="0"/>
    </w:pPr>
  </w:style>
  <w:style w:type="paragraph" w:styleId="Salutation">
    <w:name w:val="Salutation"/>
    <w:basedOn w:val="Normal"/>
    <w:next w:val="Normal"/>
    <w:link w:val="SalutationChar"/>
    <w:uiPriority w:val="99"/>
    <w:semiHidden/>
    <w:unhideWhenUsed/>
    <w:qFormat/>
    <w:rsid w:val="008D7240"/>
  </w:style>
  <w:style w:type="character" w:customStyle="1" w:styleId="SalutationChar">
    <w:name w:val="Salutation Char"/>
    <w:basedOn w:val="DefaultParagraphFont"/>
    <w:link w:val="Salutation"/>
    <w:uiPriority w:val="99"/>
    <w:semiHidden/>
    <w:rsid w:val="008D7240"/>
    <w:rPr>
      <w:rFonts w:ascii="Open Sans" w:hAnsi="Open Sans"/>
      <w:sz w:val="20"/>
    </w:rPr>
  </w:style>
  <w:style w:type="paragraph" w:styleId="ListBullet">
    <w:name w:val="List Bullet"/>
    <w:basedOn w:val="Normal"/>
    <w:uiPriority w:val="99"/>
    <w:semiHidden/>
    <w:unhideWhenUsed/>
    <w:qFormat/>
    <w:rsid w:val="008D7240"/>
    <w:pPr>
      <w:numPr>
        <w:numId w:val="1"/>
      </w:numPr>
      <w:contextualSpacing/>
    </w:pPr>
  </w:style>
  <w:style w:type="paragraph" w:styleId="ListBullet2">
    <w:name w:val="List Bullet 2"/>
    <w:basedOn w:val="Normal"/>
    <w:uiPriority w:val="99"/>
    <w:semiHidden/>
    <w:unhideWhenUsed/>
    <w:qFormat/>
    <w:rsid w:val="008D7240"/>
    <w:pPr>
      <w:numPr>
        <w:numId w:val="2"/>
      </w:numPr>
      <w:contextualSpacing/>
    </w:pPr>
  </w:style>
  <w:style w:type="paragraph" w:styleId="ListBullet3">
    <w:name w:val="List Bullet 3"/>
    <w:basedOn w:val="Normal"/>
    <w:uiPriority w:val="99"/>
    <w:semiHidden/>
    <w:unhideWhenUsed/>
    <w:qFormat/>
    <w:rsid w:val="008D7240"/>
    <w:pPr>
      <w:numPr>
        <w:numId w:val="3"/>
      </w:numPr>
      <w:contextualSpacing/>
    </w:pPr>
  </w:style>
  <w:style w:type="paragraph" w:styleId="ListBullet4">
    <w:name w:val="List Bullet 4"/>
    <w:basedOn w:val="Normal"/>
    <w:uiPriority w:val="99"/>
    <w:semiHidden/>
    <w:unhideWhenUsed/>
    <w:qFormat/>
    <w:rsid w:val="008D7240"/>
    <w:pPr>
      <w:numPr>
        <w:numId w:val="4"/>
      </w:numPr>
      <w:contextualSpacing/>
    </w:pPr>
  </w:style>
  <w:style w:type="paragraph" w:styleId="ListBullet5">
    <w:name w:val="List Bullet 5"/>
    <w:basedOn w:val="Normal"/>
    <w:uiPriority w:val="99"/>
    <w:semiHidden/>
    <w:unhideWhenUsed/>
    <w:qFormat/>
    <w:rsid w:val="008D7240"/>
    <w:pPr>
      <w:numPr>
        <w:numId w:val="5"/>
      </w:numPr>
      <w:contextualSpacing/>
    </w:pPr>
  </w:style>
  <w:style w:type="paragraph" w:styleId="BlockText">
    <w:name w:val="Block Text"/>
    <w:basedOn w:val="Normal"/>
    <w:uiPriority w:val="99"/>
    <w:semiHidden/>
    <w:unhideWhenUsed/>
    <w:qFormat/>
    <w:rsid w:val="008D7240"/>
    <w:pPr>
      <w:pBdr>
        <w:top w:val="single" w:sz="2" w:space="10" w:color="181C44" w:themeColor="accent1"/>
        <w:left w:val="single" w:sz="2" w:space="10" w:color="181C44" w:themeColor="accent1"/>
        <w:bottom w:val="single" w:sz="2" w:space="10" w:color="181C44" w:themeColor="accent1"/>
        <w:right w:val="single" w:sz="2" w:space="10" w:color="181C44" w:themeColor="accent1"/>
      </w:pBdr>
      <w:ind w:left="1152" w:right="1152"/>
    </w:pPr>
    <w:rPr>
      <w:rFonts w:eastAsiaTheme="minorEastAsia"/>
      <w:i/>
      <w:iCs/>
      <w:color w:val="181C44" w:themeColor="accent1"/>
    </w:rPr>
  </w:style>
  <w:style w:type="paragraph" w:styleId="ListContinue">
    <w:name w:val="List Continue"/>
    <w:basedOn w:val="Normal"/>
    <w:uiPriority w:val="99"/>
    <w:semiHidden/>
    <w:unhideWhenUsed/>
    <w:rsid w:val="00E819D8"/>
    <w:pPr>
      <w:spacing w:after="120"/>
      <w:ind w:left="283"/>
      <w:contextualSpacing/>
    </w:pPr>
  </w:style>
  <w:style w:type="paragraph" w:styleId="Date">
    <w:name w:val="Date"/>
    <w:basedOn w:val="Normal"/>
    <w:next w:val="Normal"/>
    <w:link w:val="DateChar"/>
    <w:uiPriority w:val="99"/>
    <w:semiHidden/>
    <w:unhideWhenUsed/>
    <w:qFormat/>
    <w:rsid w:val="00E819D8"/>
  </w:style>
  <w:style w:type="character" w:customStyle="1" w:styleId="DateChar">
    <w:name w:val="Date Char"/>
    <w:basedOn w:val="DefaultParagraphFont"/>
    <w:link w:val="Date"/>
    <w:uiPriority w:val="99"/>
    <w:semiHidden/>
    <w:rsid w:val="00E819D8"/>
    <w:rPr>
      <w:rFonts w:ascii="Open Sans" w:hAnsi="Open Sans"/>
      <w:sz w:val="20"/>
    </w:rPr>
  </w:style>
  <w:style w:type="paragraph" w:styleId="DocumentMap">
    <w:name w:val="Document Map"/>
    <w:basedOn w:val="Normal"/>
    <w:link w:val="DocumentMapChar"/>
    <w:uiPriority w:val="99"/>
    <w:semiHidden/>
    <w:unhideWhenUsed/>
    <w:qFormat/>
    <w:rsid w:val="00E819D8"/>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sid w:val="00E819D8"/>
    <w:rPr>
      <w:rFonts w:ascii="Open Sans" w:hAnsi="Open Sans" w:cs="Segoe UI"/>
      <w:sz w:val="16"/>
      <w:szCs w:val="16"/>
    </w:rPr>
  </w:style>
  <w:style w:type="paragraph" w:styleId="E-mailSignature">
    <w:name w:val="E-mail Signature"/>
    <w:basedOn w:val="Normal"/>
    <w:link w:val="E-mailSignatureChar"/>
    <w:uiPriority w:val="99"/>
    <w:semiHidden/>
    <w:unhideWhenUsed/>
    <w:qFormat/>
    <w:rsid w:val="00E819D8"/>
    <w:pPr>
      <w:spacing w:after="0" w:line="240" w:lineRule="auto"/>
    </w:pPr>
  </w:style>
  <w:style w:type="character" w:customStyle="1" w:styleId="E-mailSignatureChar">
    <w:name w:val="E-mail Signature Char"/>
    <w:basedOn w:val="DefaultParagraphFont"/>
    <w:link w:val="E-mailSignature"/>
    <w:uiPriority w:val="99"/>
    <w:semiHidden/>
    <w:rsid w:val="00E819D8"/>
    <w:rPr>
      <w:rFonts w:ascii="Open Sans" w:hAnsi="Open Sans"/>
      <w:sz w:val="20"/>
    </w:rPr>
  </w:style>
  <w:style w:type="paragraph" w:styleId="EndnoteText">
    <w:name w:val="endnote text"/>
    <w:basedOn w:val="Normal"/>
    <w:link w:val="EndnoteTextChar"/>
    <w:uiPriority w:val="99"/>
    <w:semiHidden/>
    <w:unhideWhenUsed/>
    <w:qFormat/>
    <w:rsid w:val="00E819D8"/>
    <w:pPr>
      <w:spacing w:after="0" w:line="240" w:lineRule="auto"/>
    </w:pPr>
    <w:rPr>
      <w:color w:val="181C44" w:themeColor="accent1"/>
      <w:szCs w:val="20"/>
    </w:rPr>
  </w:style>
  <w:style w:type="character" w:customStyle="1" w:styleId="EndnoteTextChar">
    <w:name w:val="Endnote Text Char"/>
    <w:basedOn w:val="DefaultParagraphFont"/>
    <w:link w:val="EndnoteText"/>
    <w:uiPriority w:val="99"/>
    <w:semiHidden/>
    <w:rsid w:val="00E819D8"/>
    <w:rPr>
      <w:rFonts w:ascii="Open Sans" w:hAnsi="Open Sans"/>
      <w:color w:val="181C44" w:themeColor="accent1"/>
      <w:sz w:val="20"/>
      <w:szCs w:val="20"/>
    </w:rPr>
  </w:style>
  <w:style w:type="character" w:styleId="EndnoteReference">
    <w:name w:val="endnote reference"/>
    <w:basedOn w:val="DefaultParagraphFont"/>
    <w:uiPriority w:val="99"/>
    <w:semiHidden/>
    <w:unhideWhenUsed/>
    <w:qFormat/>
    <w:rsid w:val="00E819D8"/>
    <w:rPr>
      <w:rFonts w:ascii="Open Sans" w:hAnsi="Open Sans"/>
      <w:color w:val="EE6174" w:themeColor="accent5"/>
      <w:sz w:val="14"/>
      <w:vertAlign w:val="superscript"/>
    </w:rPr>
  </w:style>
  <w:style w:type="paragraph" w:styleId="NoteHeading">
    <w:name w:val="Note Heading"/>
    <w:basedOn w:val="Normal"/>
    <w:next w:val="Normal"/>
    <w:link w:val="NoteHeadingChar"/>
    <w:uiPriority w:val="99"/>
    <w:semiHidden/>
    <w:unhideWhenUsed/>
    <w:qFormat/>
    <w:rsid w:val="00E819D8"/>
    <w:pPr>
      <w:spacing w:after="0" w:line="240" w:lineRule="auto"/>
    </w:pPr>
  </w:style>
  <w:style w:type="character" w:customStyle="1" w:styleId="NoteHeadingChar">
    <w:name w:val="Note Heading Char"/>
    <w:basedOn w:val="DefaultParagraphFont"/>
    <w:link w:val="NoteHeading"/>
    <w:uiPriority w:val="99"/>
    <w:semiHidden/>
    <w:rsid w:val="00E819D8"/>
    <w:rPr>
      <w:rFonts w:ascii="Open Sans" w:hAnsi="Open Sans"/>
      <w:sz w:val="20"/>
    </w:rPr>
  </w:style>
  <w:style w:type="paragraph" w:styleId="Closing">
    <w:name w:val="Closing"/>
    <w:basedOn w:val="Normal"/>
    <w:link w:val="ClosingChar"/>
    <w:uiPriority w:val="99"/>
    <w:semiHidden/>
    <w:unhideWhenUsed/>
    <w:qFormat/>
    <w:rsid w:val="00E819D8"/>
    <w:pPr>
      <w:spacing w:after="0" w:line="240" w:lineRule="auto"/>
      <w:ind w:left="4252"/>
    </w:pPr>
  </w:style>
  <w:style w:type="character" w:customStyle="1" w:styleId="ClosingChar">
    <w:name w:val="Closing Char"/>
    <w:basedOn w:val="DefaultParagraphFont"/>
    <w:link w:val="Closing"/>
    <w:uiPriority w:val="99"/>
    <w:semiHidden/>
    <w:rsid w:val="00E819D8"/>
    <w:rPr>
      <w:rFonts w:ascii="Open Sans" w:hAnsi="Open Sans"/>
      <w:sz w:val="20"/>
    </w:rPr>
  </w:style>
  <w:style w:type="character" w:styleId="Hashtag">
    <w:name w:val="Hashtag"/>
    <w:basedOn w:val="DefaultParagraphFont"/>
    <w:uiPriority w:val="99"/>
    <w:semiHidden/>
    <w:unhideWhenUsed/>
    <w:qFormat/>
    <w:rsid w:val="00E819D8"/>
    <w:rPr>
      <w:rFonts w:ascii="Open Sans" w:hAnsi="Open Sans"/>
      <w:i/>
      <w:color w:val="EE6174" w:themeColor="accent5"/>
      <w:sz w:val="20"/>
      <w:shd w:val="clear" w:color="auto" w:fill="E1DFDD"/>
    </w:rPr>
  </w:style>
  <w:style w:type="paragraph" w:styleId="HTMLAddress">
    <w:name w:val="HTML Address"/>
    <w:basedOn w:val="Normal"/>
    <w:link w:val="HTMLAddressChar"/>
    <w:uiPriority w:val="99"/>
    <w:semiHidden/>
    <w:unhideWhenUsed/>
    <w:qFormat/>
    <w:rsid w:val="00E819D8"/>
    <w:pPr>
      <w:spacing w:after="0" w:line="240" w:lineRule="auto"/>
    </w:pPr>
    <w:rPr>
      <w:iCs/>
      <w:color w:val="EE6174" w:themeColor="accent5"/>
      <w:u w:val="single"/>
    </w:rPr>
  </w:style>
  <w:style w:type="character" w:customStyle="1" w:styleId="HTMLAddressChar">
    <w:name w:val="HTML Address Char"/>
    <w:basedOn w:val="DefaultParagraphFont"/>
    <w:link w:val="HTMLAddress"/>
    <w:uiPriority w:val="99"/>
    <w:semiHidden/>
    <w:rsid w:val="00E819D8"/>
    <w:rPr>
      <w:rFonts w:ascii="Open Sans" w:hAnsi="Open Sans"/>
      <w:iCs/>
      <w:color w:val="EE6174" w:themeColor="accent5"/>
      <w:sz w:val="20"/>
      <w:u w:val="single"/>
    </w:rPr>
  </w:style>
  <w:style w:type="character" w:styleId="HTMLAcronym">
    <w:name w:val="HTML Acronym"/>
    <w:basedOn w:val="HTMLAddressChar"/>
    <w:uiPriority w:val="99"/>
    <w:semiHidden/>
    <w:unhideWhenUsed/>
    <w:qFormat/>
    <w:rsid w:val="00E819D8"/>
    <w:rPr>
      <w:rFonts w:ascii="Open Sans" w:hAnsi="Open Sans"/>
      <w:iCs/>
      <w:color w:val="EE6174" w:themeColor="accent5"/>
      <w:sz w:val="20"/>
      <w:u w:val="single"/>
    </w:rPr>
  </w:style>
  <w:style w:type="paragraph" w:styleId="Index1">
    <w:name w:val="index 1"/>
    <w:basedOn w:val="Normal"/>
    <w:next w:val="Normal"/>
    <w:autoRedefine/>
    <w:uiPriority w:val="99"/>
    <w:semiHidden/>
    <w:unhideWhenUsed/>
    <w:qFormat/>
    <w:rsid w:val="00E819D8"/>
    <w:pPr>
      <w:spacing w:after="0" w:line="240" w:lineRule="auto"/>
      <w:ind w:left="200" w:hanging="200"/>
    </w:pPr>
  </w:style>
  <w:style w:type="paragraph" w:styleId="Index2">
    <w:name w:val="index 2"/>
    <w:basedOn w:val="Normal"/>
    <w:next w:val="Normal"/>
    <w:autoRedefine/>
    <w:uiPriority w:val="99"/>
    <w:semiHidden/>
    <w:unhideWhenUsed/>
    <w:qFormat/>
    <w:rsid w:val="00E819D8"/>
    <w:pPr>
      <w:spacing w:after="0" w:line="240" w:lineRule="auto"/>
      <w:ind w:left="400" w:hanging="200"/>
    </w:pPr>
  </w:style>
  <w:style w:type="paragraph" w:styleId="Index8">
    <w:name w:val="index 8"/>
    <w:basedOn w:val="Normal"/>
    <w:next w:val="Normal"/>
    <w:autoRedefine/>
    <w:uiPriority w:val="99"/>
    <w:semiHidden/>
    <w:unhideWhenUsed/>
    <w:rsid w:val="00E819D8"/>
    <w:pPr>
      <w:spacing w:after="0" w:line="240" w:lineRule="auto"/>
      <w:ind w:left="1600" w:hanging="200"/>
    </w:pPr>
  </w:style>
  <w:style w:type="paragraph" w:styleId="IndexHeading">
    <w:name w:val="index heading"/>
    <w:basedOn w:val="Normal"/>
    <w:next w:val="Index1"/>
    <w:uiPriority w:val="99"/>
    <w:semiHidden/>
    <w:unhideWhenUsed/>
    <w:qFormat/>
    <w:rsid w:val="00E819D8"/>
    <w:rPr>
      <w:rFonts w:eastAsiaTheme="majorEastAsia" w:cstheme="majorBidi"/>
      <w:b/>
      <w:bCs/>
    </w:rPr>
  </w:style>
  <w:style w:type="character" w:styleId="SmartHyperlink">
    <w:name w:val="Smart Hyperlink"/>
    <w:basedOn w:val="DefaultParagraphFont"/>
    <w:uiPriority w:val="99"/>
    <w:semiHidden/>
    <w:unhideWhenUsed/>
    <w:qFormat/>
    <w:rsid w:val="002C203B"/>
    <w:rPr>
      <w:rFonts w:ascii="Open Sans" w:hAnsi="Open Sans"/>
      <w:color w:val="EE6174" w:themeColor="accent5"/>
      <w:u w:val="single"/>
    </w:rPr>
  </w:style>
  <w:style w:type="paragraph" w:styleId="MacroText">
    <w:name w:val="macro"/>
    <w:link w:val="MacroTextChar"/>
    <w:uiPriority w:val="99"/>
    <w:semiHidden/>
    <w:unhideWhenUsed/>
    <w:qFormat/>
    <w:rsid w:val="002C203B"/>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Open Sans" w:hAnsi="Open Sans"/>
      <w:sz w:val="20"/>
      <w:szCs w:val="20"/>
    </w:rPr>
  </w:style>
  <w:style w:type="character" w:customStyle="1" w:styleId="MacroTextChar">
    <w:name w:val="Macro Text Char"/>
    <w:basedOn w:val="DefaultParagraphFont"/>
    <w:link w:val="MacroText"/>
    <w:uiPriority w:val="99"/>
    <w:semiHidden/>
    <w:rsid w:val="002C203B"/>
    <w:rPr>
      <w:rFonts w:ascii="Open Sans" w:hAnsi="Open Sans"/>
      <w:sz w:val="20"/>
      <w:szCs w:val="20"/>
    </w:rPr>
  </w:style>
  <w:style w:type="paragraph" w:styleId="BodyTextIndent">
    <w:name w:val="Body Text Indent"/>
    <w:basedOn w:val="Normal"/>
    <w:link w:val="BodyTextIndentChar"/>
    <w:uiPriority w:val="99"/>
    <w:semiHidden/>
    <w:unhideWhenUsed/>
    <w:qFormat/>
    <w:rsid w:val="002C203B"/>
    <w:pPr>
      <w:spacing w:after="120"/>
      <w:ind w:left="283"/>
    </w:pPr>
  </w:style>
  <w:style w:type="character" w:customStyle="1" w:styleId="BodyTextIndentChar">
    <w:name w:val="Body Text Indent Char"/>
    <w:basedOn w:val="DefaultParagraphFont"/>
    <w:link w:val="BodyTextIndent"/>
    <w:uiPriority w:val="99"/>
    <w:semiHidden/>
    <w:rsid w:val="002C203B"/>
    <w:rPr>
      <w:rFonts w:ascii="Open Sans" w:hAnsi="Open Sans"/>
      <w:sz w:val="20"/>
    </w:rPr>
  </w:style>
  <w:style w:type="paragraph" w:styleId="BodyText2">
    <w:name w:val="Body Text 2"/>
    <w:basedOn w:val="Normal"/>
    <w:link w:val="BodyText2Char"/>
    <w:uiPriority w:val="99"/>
    <w:semiHidden/>
    <w:unhideWhenUsed/>
    <w:rsid w:val="002C203B"/>
    <w:pPr>
      <w:spacing w:after="120" w:line="480" w:lineRule="auto"/>
    </w:pPr>
  </w:style>
  <w:style w:type="character" w:customStyle="1" w:styleId="BodyText2Char">
    <w:name w:val="Body Text 2 Char"/>
    <w:basedOn w:val="DefaultParagraphFont"/>
    <w:link w:val="BodyText2"/>
    <w:uiPriority w:val="99"/>
    <w:semiHidden/>
    <w:rsid w:val="002C203B"/>
    <w:rPr>
      <w:rFonts w:ascii="Open Sans" w:hAnsi="Open Sans"/>
      <w:sz w:val="20"/>
    </w:rPr>
  </w:style>
  <w:style w:type="paragraph" w:styleId="NormalIndent">
    <w:name w:val="Normal Indent"/>
    <w:basedOn w:val="Normal"/>
    <w:uiPriority w:val="99"/>
    <w:semiHidden/>
    <w:unhideWhenUsed/>
    <w:rsid w:val="002C203B"/>
    <w:pPr>
      <w:ind w:left="708"/>
    </w:pPr>
  </w:style>
  <w:style w:type="paragraph" w:styleId="MessageHeader">
    <w:name w:val="Message Header"/>
    <w:basedOn w:val="Normal"/>
    <w:link w:val="MessageHeaderChar"/>
    <w:uiPriority w:val="99"/>
    <w:semiHidden/>
    <w:unhideWhenUsed/>
    <w:qFormat/>
    <w:rsid w:val="002C203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2C203B"/>
    <w:rPr>
      <w:rFonts w:ascii="Open Sans" w:eastAsiaTheme="majorEastAsia" w:hAnsi="Open Sans" w:cstheme="majorBidi"/>
      <w:sz w:val="24"/>
      <w:szCs w:val="24"/>
      <w:shd w:val="pct20" w:color="auto" w:fill="auto"/>
    </w:rPr>
  </w:style>
  <w:style w:type="paragraph" w:styleId="TableofAuthorities">
    <w:name w:val="table of authorities"/>
    <w:basedOn w:val="Normal"/>
    <w:next w:val="Normal"/>
    <w:uiPriority w:val="99"/>
    <w:semiHidden/>
    <w:unhideWhenUsed/>
    <w:rsid w:val="002C203B"/>
    <w:pPr>
      <w:spacing w:after="0"/>
      <w:ind w:left="200" w:hanging="200"/>
    </w:pPr>
  </w:style>
  <w:style w:type="paragraph" w:styleId="PlainText">
    <w:name w:val="Plain Text"/>
    <w:basedOn w:val="Normal"/>
    <w:link w:val="PlainTextChar"/>
    <w:uiPriority w:val="99"/>
    <w:semiHidden/>
    <w:unhideWhenUsed/>
    <w:qFormat/>
    <w:rsid w:val="002C203B"/>
    <w:pPr>
      <w:spacing w:after="0" w:line="240" w:lineRule="auto"/>
    </w:pPr>
    <w:rPr>
      <w:szCs w:val="21"/>
    </w:rPr>
  </w:style>
  <w:style w:type="character" w:customStyle="1" w:styleId="PlainTextChar">
    <w:name w:val="Plain Text Char"/>
    <w:basedOn w:val="DefaultParagraphFont"/>
    <w:link w:val="PlainText"/>
    <w:uiPriority w:val="99"/>
    <w:semiHidden/>
    <w:rsid w:val="002C203B"/>
    <w:rPr>
      <w:rFonts w:ascii="Open Sans" w:hAnsi="Open Sans"/>
      <w:sz w:val="20"/>
      <w:szCs w:val="21"/>
    </w:rPr>
  </w:style>
  <w:style w:type="table" w:styleId="TableGrid">
    <w:name w:val="Table Grid"/>
    <w:basedOn w:val="TableNormal"/>
    <w:uiPriority w:val="39"/>
    <w:rsid w:val="00E846D8"/>
    <w:pPr>
      <w:spacing w:after="0" w:line="240" w:lineRule="auto"/>
    </w:pPr>
    <w:tblPr/>
  </w:style>
  <w:style w:type="paragraph" w:styleId="Bibliography">
    <w:name w:val="Bibliography"/>
    <w:basedOn w:val="Normal"/>
    <w:next w:val="Normal"/>
    <w:uiPriority w:val="37"/>
    <w:unhideWhenUsed/>
    <w:rsid w:val="00943CC2"/>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27465">
      <w:bodyDiv w:val="1"/>
      <w:marLeft w:val="0"/>
      <w:marRight w:val="0"/>
      <w:marTop w:val="0"/>
      <w:marBottom w:val="0"/>
      <w:divBdr>
        <w:top w:val="none" w:sz="0" w:space="0" w:color="auto"/>
        <w:left w:val="none" w:sz="0" w:space="0" w:color="auto"/>
        <w:bottom w:val="none" w:sz="0" w:space="0" w:color="auto"/>
        <w:right w:val="none" w:sz="0" w:space="0" w:color="auto"/>
      </w:divBdr>
    </w:div>
    <w:div w:id="628166362">
      <w:bodyDiv w:val="1"/>
      <w:marLeft w:val="0"/>
      <w:marRight w:val="0"/>
      <w:marTop w:val="0"/>
      <w:marBottom w:val="0"/>
      <w:divBdr>
        <w:top w:val="none" w:sz="0" w:space="0" w:color="auto"/>
        <w:left w:val="none" w:sz="0" w:space="0" w:color="auto"/>
        <w:bottom w:val="none" w:sz="0" w:space="0" w:color="auto"/>
        <w:right w:val="none" w:sz="0" w:space="0" w:color="auto"/>
      </w:divBdr>
    </w:div>
    <w:div w:id="871260211">
      <w:bodyDiv w:val="1"/>
      <w:marLeft w:val="0"/>
      <w:marRight w:val="0"/>
      <w:marTop w:val="0"/>
      <w:marBottom w:val="0"/>
      <w:divBdr>
        <w:top w:val="none" w:sz="0" w:space="0" w:color="auto"/>
        <w:left w:val="none" w:sz="0" w:space="0" w:color="auto"/>
        <w:bottom w:val="none" w:sz="0" w:space="0" w:color="auto"/>
        <w:right w:val="none" w:sz="0" w:space="0" w:color="auto"/>
      </w:divBdr>
      <w:divsChild>
        <w:div w:id="1848792578">
          <w:marLeft w:val="0"/>
          <w:marRight w:val="0"/>
          <w:marTop w:val="0"/>
          <w:marBottom w:val="0"/>
          <w:divBdr>
            <w:top w:val="none" w:sz="0" w:space="0" w:color="auto"/>
            <w:left w:val="none" w:sz="0" w:space="0" w:color="auto"/>
            <w:bottom w:val="none" w:sz="0" w:space="0" w:color="auto"/>
            <w:right w:val="none" w:sz="0" w:space="0" w:color="auto"/>
          </w:divBdr>
        </w:div>
      </w:divsChild>
    </w:div>
    <w:div w:id="882601633">
      <w:bodyDiv w:val="1"/>
      <w:marLeft w:val="0"/>
      <w:marRight w:val="0"/>
      <w:marTop w:val="0"/>
      <w:marBottom w:val="0"/>
      <w:divBdr>
        <w:top w:val="none" w:sz="0" w:space="0" w:color="auto"/>
        <w:left w:val="none" w:sz="0" w:space="0" w:color="auto"/>
        <w:bottom w:val="none" w:sz="0" w:space="0" w:color="auto"/>
        <w:right w:val="none" w:sz="0" w:space="0" w:color="auto"/>
      </w:divBdr>
    </w:div>
    <w:div w:id="983240449">
      <w:bodyDiv w:val="1"/>
      <w:marLeft w:val="0"/>
      <w:marRight w:val="0"/>
      <w:marTop w:val="0"/>
      <w:marBottom w:val="0"/>
      <w:divBdr>
        <w:top w:val="none" w:sz="0" w:space="0" w:color="auto"/>
        <w:left w:val="none" w:sz="0" w:space="0" w:color="auto"/>
        <w:bottom w:val="none" w:sz="0" w:space="0" w:color="auto"/>
        <w:right w:val="none" w:sz="0" w:space="0" w:color="auto"/>
      </w:divBdr>
    </w:div>
    <w:div w:id="1351373684">
      <w:bodyDiv w:val="1"/>
      <w:marLeft w:val="0"/>
      <w:marRight w:val="0"/>
      <w:marTop w:val="0"/>
      <w:marBottom w:val="0"/>
      <w:divBdr>
        <w:top w:val="none" w:sz="0" w:space="0" w:color="auto"/>
        <w:left w:val="none" w:sz="0" w:space="0" w:color="auto"/>
        <w:bottom w:val="none" w:sz="0" w:space="0" w:color="auto"/>
        <w:right w:val="none" w:sz="0" w:space="0" w:color="auto"/>
      </w:divBdr>
      <w:divsChild>
        <w:div w:id="1934435483">
          <w:marLeft w:val="0"/>
          <w:marRight w:val="0"/>
          <w:marTop w:val="0"/>
          <w:marBottom w:val="0"/>
          <w:divBdr>
            <w:top w:val="none" w:sz="0" w:space="0" w:color="auto"/>
            <w:left w:val="none" w:sz="0" w:space="0" w:color="auto"/>
            <w:bottom w:val="none" w:sz="0" w:space="0" w:color="auto"/>
            <w:right w:val="none" w:sz="0" w:space="0" w:color="auto"/>
          </w:divBdr>
          <w:divsChild>
            <w:div w:id="170891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93826">
      <w:bodyDiv w:val="1"/>
      <w:marLeft w:val="0"/>
      <w:marRight w:val="0"/>
      <w:marTop w:val="0"/>
      <w:marBottom w:val="0"/>
      <w:divBdr>
        <w:top w:val="none" w:sz="0" w:space="0" w:color="auto"/>
        <w:left w:val="none" w:sz="0" w:space="0" w:color="auto"/>
        <w:bottom w:val="none" w:sz="0" w:space="0" w:color="auto"/>
        <w:right w:val="none" w:sz="0" w:space="0" w:color="auto"/>
      </w:divBdr>
    </w:div>
    <w:div w:id="179826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http://www.dezernatzukunf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i\AppData\Roaming\Microsoft\Templates\Word%20Vorlage_Short%20Paper_plain.dotm" TargetMode="External"/></Relationships>
</file>

<file path=word/theme/theme1.xml><?xml version="1.0" encoding="utf-8"?>
<a:theme xmlns:a="http://schemas.openxmlformats.org/drawingml/2006/main" name="Office">
  <a:themeElements>
    <a:clrScheme name="DZ-Farben">
      <a:dk1>
        <a:sysClr val="windowText" lastClr="000000"/>
      </a:dk1>
      <a:lt1>
        <a:sysClr val="window" lastClr="FFFFFF"/>
      </a:lt1>
      <a:dk2>
        <a:srgbClr val="323232"/>
      </a:dk2>
      <a:lt2>
        <a:srgbClr val="E3DED1"/>
      </a:lt2>
      <a:accent1>
        <a:srgbClr val="181C44"/>
      </a:accent1>
      <a:accent2>
        <a:srgbClr val="51275F"/>
      </a:accent2>
      <a:accent3>
        <a:srgbClr val="88536F"/>
      </a:accent3>
      <a:accent4>
        <a:srgbClr val="BE4776"/>
      </a:accent4>
      <a:accent5>
        <a:srgbClr val="EE6174"/>
      </a:accent5>
      <a:accent6>
        <a:srgbClr val="CDCADC"/>
      </a:accent6>
      <a:hlink>
        <a:srgbClr val="181C44"/>
      </a:hlink>
      <a:folHlink>
        <a:srgbClr val="88536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BE255276945314790992D07276A2E9C" ma:contentTypeVersion="18" ma:contentTypeDescription="Ein neues Dokument erstellen." ma:contentTypeScope="" ma:versionID="8675bac851cd0906af82d9b344b788d4">
  <xsd:schema xmlns:xsd="http://www.w3.org/2001/XMLSchema" xmlns:xs="http://www.w3.org/2001/XMLSchema" xmlns:p="http://schemas.microsoft.com/office/2006/metadata/properties" xmlns:ns2="f58ec337-e214-4ba4-98b7-7d376ec9c384" xmlns:ns3="bce3f25c-6c94-415f-946f-6384d96b8749" targetNamespace="http://schemas.microsoft.com/office/2006/metadata/properties" ma:root="true" ma:fieldsID="b0e9d441ae2c0b8244772fe863691a22" ns2:_="" ns3:_="">
    <xsd:import namespace="f58ec337-e214-4ba4-98b7-7d376ec9c384"/>
    <xsd:import namespace="bce3f25c-6c94-415f-946f-6384d96b87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8ec337-e214-4ba4-98b7-7d376ec9c3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e0c56c48-0c29-482e-8015-95664cd0a93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e3f25c-6c94-415f-946f-6384d96b8749"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f12c6e58-46bd-4872-9110-3fabf4dab1f4}" ma:internalName="TaxCatchAll" ma:showField="CatchAllData" ma:web="bce3f25c-6c94-415f-946f-6384d96b87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58ec337-e214-4ba4-98b7-7d376ec9c384">
      <Terms xmlns="http://schemas.microsoft.com/office/infopath/2007/PartnerControls"/>
    </lcf76f155ced4ddcb4097134ff3c332f>
    <TaxCatchAll xmlns="bce3f25c-6c94-415f-946f-6384d96b874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615CD-1A24-4B70-8CF2-C6E3DBC85658}"/>
</file>

<file path=customXml/itemProps2.xml><?xml version="1.0" encoding="utf-8"?>
<ds:datastoreItem xmlns:ds="http://schemas.openxmlformats.org/officeDocument/2006/customXml" ds:itemID="{B9E3E811-929B-463E-AF69-9DBE4D4ED458}">
  <ds:schemaRefs>
    <ds:schemaRef ds:uri="http://schemas.microsoft.com/office/2006/metadata/properties"/>
    <ds:schemaRef ds:uri="http://schemas.microsoft.com/office/infopath/2007/PartnerControls"/>
    <ds:schemaRef ds:uri="f58ec337-e214-4ba4-98b7-7d376ec9c384"/>
    <ds:schemaRef ds:uri="bce3f25c-6c94-415f-946f-6384d96b8749"/>
  </ds:schemaRefs>
</ds:datastoreItem>
</file>

<file path=customXml/itemProps3.xml><?xml version="1.0" encoding="utf-8"?>
<ds:datastoreItem xmlns:ds="http://schemas.openxmlformats.org/officeDocument/2006/customXml" ds:itemID="{8D9D5386-A5FA-43A7-BBFE-50A7740E5073}">
  <ds:schemaRefs>
    <ds:schemaRef ds:uri="http://schemas.microsoft.com/sharepoint/v3/contenttype/forms"/>
  </ds:schemaRefs>
</ds:datastoreItem>
</file>

<file path=customXml/itemProps4.xml><?xml version="1.0" encoding="utf-8"?>
<ds:datastoreItem xmlns:ds="http://schemas.openxmlformats.org/officeDocument/2006/customXml" ds:itemID="{7471C1C4-75F0-4E17-ADFC-E3623908F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Vorlage_Short Paper_plain</Template>
  <TotalTime>0</TotalTime>
  <Pages>29</Pages>
  <Words>17000</Words>
  <Characters>107107</Characters>
  <Application>Microsoft Office Word</Application>
  <DocSecurity>0</DocSecurity>
  <Lines>892</Lines>
  <Paragraphs>247</Paragraphs>
  <ScaleCrop>false</ScaleCrop>
  <Company/>
  <LinksUpToDate>false</LinksUpToDate>
  <CharactersWithSpaces>123860</CharactersWithSpaces>
  <SharedDoc>false</SharedDoc>
  <HLinks>
    <vt:vector size="6" baseType="variant">
      <vt:variant>
        <vt:i4>2424944</vt:i4>
      </vt:variant>
      <vt:variant>
        <vt:i4>9</vt:i4>
      </vt:variant>
      <vt:variant>
        <vt:i4>0</vt:i4>
      </vt:variant>
      <vt:variant>
        <vt:i4>5</vt:i4>
      </vt:variant>
      <vt:variant>
        <vt:lpwstr>http://www.dezernatzukunft.org/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von Wangenheim</dc:creator>
  <cp:keywords/>
  <dc:description/>
  <cp:lastModifiedBy>Saskia Gottschalk</cp:lastModifiedBy>
  <cp:revision>154</cp:revision>
  <dcterms:created xsi:type="dcterms:W3CDTF">2025-10-22T21:22:00Z</dcterms:created>
  <dcterms:modified xsi:type="dcterms:W3CDTF">2025-11-03T15:45:00Z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PhD</vt:lpwstr>
  </property>
  <property fmtid="{D5CDD505-2E9C-101B-9397-08002B2CF9AE}" pid="3" name="ContentTypeId">
    <vt:lpwstr>0x010100CBE255276945314790992D07276A2E9C</vt:lpwstr>
  </property>
  <property fmtid="{D5CDD505-2E9C-101B-9397-08002B2CF9AE}" pid="4" name="CitaviDocumentProperty_0">
    <vt:lpwstr>f1ed8f7d-1c65-4f06-ad48-3e96e725bea1</vt:lpwstr>
  </property>
  <property fmtid="{D5CDD505-2E9C-101B-9397-08002B2CF9AE}" pid="5" name="CitaviDocumentProperty_6">
    <vt:lpwstr>False</vt:lpwstr>
  </property>
  <property fmtid="{D5CDD505-2E9C-101B-9397-08002B2CF9AE}" pid="6" name="CitaviDocumentProperty_8">
    <vt:lpwstr>C:\Users\huwe\Documents\Citavi 7\Projects\PhD\PhD.ctv6</vt:lpwstr>
  </property>
  <property fmtid="{D5CDD505-2E9C-101B-9397-08002B2CF9AE}" pid="7" name="CitaviDocumentProperty_1">
    <vt:lpwstr>6.10.0.0</vt:lpwstr>
  </property>
  <property fmtid="{D5CDD505-2E9C-101B-9397-08002B2CF9AE}" pid="8" name="MediaServiceImageTags">
    <vt:lpwstr/>
  </property>
  <property fmtid="{D5CDD505-2E9C-101B-9397-08002B2CF9AE}" pid="9" name="ZOTERO_PREF_1">
    <vt:lpwstr>&lt;data data-version="3" zotero-version="7.0.27"&gt;&lt;session id="17yi2LSN"/&gt;&lt;style id="http://www.zotero.org/styles/dezernat-zukunft-en" hasBibliography="1" bibliographyStyleHasBeenSet="1"/&gt;&lt;prefs&gt;&lt;pref name="fieldType" value="Field"/&gt;&lt;/prefs&gt;&lt;/data&gt;</vt:lpwstr>
  </property>
</Properties>
</file>